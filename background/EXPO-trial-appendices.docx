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A91E3" w14:textId="359D83DC" w:rsidR="000968A5" w:rsidRPr="005A2E5E" w:rsidRDefault="005A2E5E" w:rsidP="000968A5">
      <w:pPr>
        <w:contextualSpacing/>
        <w:jc w:val="center"/>
        <w:rPr>
          <w:rFonts w:cs="Arial"/>
          <w:b/>
          <w:bCs/>
          <w:sz w:val="24"/>
        </w:rPr>
      </w:pPr>
      <w:r w:rsidRPr="005A2E5E">
        <w:rPr>
          <w:rFonts w:cs="Arial"/>
          <w:b/>
          <w:bCs/>
          <w:sz w:val="24"/>
        </w:rPr>
        <w:t>Superiority and cost-effectiveness of monthly extended-release buprenorphine versus daily standard of care medication: a pragmatic, parallel-group, open-label, multicentre, randomised, controlled, phase 3 trial</w:t>
      </w:r>
    </w:p>
    <w:p w14:paraId="63667E7B" w14:textId="77777777" w:rsidR="005A2E5E" w:rsidRPr="00AE4434" w:rsidRDefault="005A2E5E" w:rsidP="000968A5">
      <w:pPr>
        <w:contextualSpacing/>
        <w:jc w:val="center"/>
        <w:rPr>
          <w:rFonts w:cs="Arial"/>
          <w:sz w:val="24"/>
        </w:rPr>
      </w:pPr>
    </w:p>
    <w:p w14:paraId="325CAD9F" w14:textId="6D181598" w:rsidR="003D7AE5" w:rsidRPr="00D065DA" w:rsidRDefault="003D7AE5" w:rsidP="003D7AE5">
      <w:pPr>
        <w:spacing w:line="276" w:lineRule="auto"/>
        <w:contextualSpacing/>
        <w:jc w:val="center"/>
        <w:outlineLvl w:val="0"/>
        <w:rPr>
          <w:rFonts w:cs="Arial"/>
          <w:color w:val="000000" w:themeColor="text1"/>
          <w:szCs w:val="22"/>
        </w:rPr>
      </w:pPr>
      <w:r w:rsidRPr="00550B5A">
        <w:rPr>
          <w:rFonts w:cs="Arial"/>
          <w:color w:val="000000" w:themeColor="text1"/>
          <w:sz w:val="21"/>
          <w:szCs w:val="21"/>
        </w:rPr>
        <w:t>John Marsden, Mike Kelleher, Eilish Gilvarry, Luke Mitcheson, Jatinder Bisla, Angela Cape, Fiona, Cowden</w:t>
      </w:r>
      <w:bookmarkStart w:id="0" w:name="_Hlk85782089"/>
      <w:r w:rsidRPr="00550B5A">
        <w:rPr>
          <w:rFonts w:cs="Arial"/>
          <w:color w:val="000000" w:themeColor="text1"/>
          <w:sz w:val="21"/>
          <w:szCs w:val="21"/>
        </w:rPr>
        <w:t xml:space="preserve">, </w:t>
      </w:r>
      <w:bookmarkEnd w:id="0"/>
      <w:r w:rsidRPr="00550B5A">
        <w:rPr>
          <w:rFonts w:cs="Arial"/>
          <w:color w:val="000000" w:themeColor="text1"/>
          <w:sz w:val="21"/>
          <w:szCs w:val="21"/>
        </w:rPr>
        <w:t>Edward Day, Jonathan Dewhurst, Rachel Evans,</w:t>
      </w:r>
      <w:r w:rsidR="00550B5A">
        <w:rPr>
          <w:rFonts w:cs="Arial"/>
          <w:color w:val="000000" w:themeColor="text1"/>
          <w:sz w:val="21"/>
          <w:szCs w:val="21"/>
        </w:rPr>
        <w:t xml:space="preserve"> </w:t>
      </w:r>
      <w:r w:rsidRPr="00550B5A">
        <w:rPr>
          <w:rFonts w:cs="Arial"/>
          <w:color w:val="000000" w:themeColor="text1"/>
          <w:sz w:val="21"/>
          <w:szCs w:val="21"/>
        </w:rPr>
        <w:t>Will Hardy, Andrea Hearn, Joanna Kelly, Natalie Lowry, Martin McCusker, Caroline Murphy, Robert Murray, Tracey Myton, Sophie Quarshie, Rob Vanderwaal, April Wareham, Dyfrig Hughes, Zoë Hoare</w:t>
      </w:r>
    </w:p>
    <w:p w14:paraId="032F9AAC" w14:textId="77777777" w:rsidR="00550B5A" w:rsidRPr="00837095" w:rsidRDefault="00550B5A" w:rsidP="00AE4434">
      <w:pPr>
        <w:contextualSpacing/>
        <w:rPr>
          <w:rFonts w:cs="Arial"/>
          <w:b/>
          <w:sz w:val="28"/>
          <w:szCs w:val="28"/>
        </w:rPr>
      </w:pPr>
    </w:p>
    <w:tbl>
      <w:tblPr>
        <w:tblStyle w:val="TableGrid"/>
        <w:tblW w:w="10207" w:type="dxa"/>
        <w:tblInd w:w="-14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3"/>
        <w:gridCol w:w="824"/>
      </w:tblGrid>
      <w:tr w:rsidR="00814F1B" w14:paraId="2B850CE6" w14:textId="77777777" w:rsidTr="00550B5A">
        <w:tc>
          <w:tcPr>
            <w:tcW w:w="9383" w:type="dxa"/>
            <w:tcBorders>
              <w:top w:val="single" w:sz="4" w:space="0" w:color="auto"/>
              <w:bottom w:val="single" w:sz="4" w:space="0" w:color="auto"/>
            </w:tcBorders>
          </w:tcPr>
          <w:p w14:paraId="040EA164" w14:textId="77777777" w:rsidR="00814F1B" w:rsidRPr="00A84888" w:rsidRDefault="00814F1B" w:rsidP="00AA486D">
            <w:pPr>
              <w:spacing w:line="360" w:lineRule="auto"/>
              <w:contextualSpacing/>
              <w:rPr>
                <w:rFonts w:cs="Arial"/>
                <w:b/>
                <w:szCs w:val="22"/>
              </w:rPr>
            </w:pPr>
            <w:r>
              <w:rPr>
                <w:rFonts w:cs="Arial"/>
                <w:b/>
                <w:szCs w:val="22"/>
              </w:rPr>
              <w:t>Tables</w:t>
            </w:r>
          </w:p>
        </w:tc>
        <w:tc>
          <w:tcPr>
            <w:tcW w:w="824" w:type="dxa"/>
            <w:tcBorders>
              <w:top w:val="single" w:sz="4" w:space="0" w:color="auto"/>
              <w:bottom w:val="single" w:sz="4" w:space="0" w:color="auto"/>
            </w:tcBorders>
          </w:tcPr>
          <w:p w14:paraId="40522C94" w14:textId="77777777" w:rsidR="00814F1B" w:rsidRPr="00A84888" w:rsidRDefault="00814F1B" w:rsidP="00AA486D">
            <w:pPr>
              <w:spacing w:line="360" w:lineRule="auto"/>
              <w:contextualSpacing/>
              <w:rPr>
                <w:rFonts w:cs="Arial"/>
                <w:b/>
                <w:szCs w:val="22"/>
              </w:rPr>
            </w:pPr>
            <w:r w:rsidRPr="00A84888">
              <w:rPr>
                <w:rFonts w:cs="Arial"/>
                <w:b/>
                <w:szCs w:val="22"/>
              </w:rPr>
              <w:t>PAGE</w:t>
            </w:r>
          </w:p>
        </w:tc>
      </w:tr>
      <w:tr w:rsidR="00814F1B" w14:paraId="704F3EC5" w14:textId="77777777" w:rsidTr="00550B5A">
        <w:tc>
          <w:tcPr>
            <w:tcW w:w="9383" w:type="dxa"/>
            <w:tcBorders>
              <w:top w:val="single" w:sz="4" w:space="0" w:color="auto"/>
            </w:tcBorders>
          </w:tcPr>
          <w:p w14:paraId="2A4C92F2" w14:textId="2C55680E" w:rsidR="00814F1B" w:rsidRPr="00A84888" w:rsidRDefault="00814F1B" w:rsidP="00826687">
            <w:pPr>
              <w:spacing w:line="480" w:lineRule="auto"/>
              <w:contextualSpacing/>
              <w:rPr>
                <w:rFonts w:cs="Arial"/>
                <w:bCs/>
                <w:szCs w:val="22"/>
              </w:rPr>
            </w:pPr>
            <w:r w:rsidRPr="00A84888">
              <w:rPr>
                <w:rFonts w:cs="Arial"/>
                <w:b/>
                <w:szCs w:val="22"/>
              </w:rPr>
              <w:t>Table S1</w:t>
            </w:r>
            <w:r w:rsidR="00826938">
              <w:rPr>
                <w:rFonts w:cs="Arial"/>
                <w:b/>
                <w:szCs w:val="22"/>
              </w:rPr>
              <w:t>.</w:t>
            </w:r>
            <w:r w:rsidRPr="00A84888">
              <w:rPr>
                <w:rFonts w:cs="Arial"/>
                <w:b/>
                <w:szCs w:val="22"/>
              </w:rPr>
              <w:t>1</w:t>
            </w:r>
            <w:r w:rsidRPr="00A84888">
              <w:rPr>
                <w:rFonts w:cs="Arial"/>
                <w:bCs/>
                <w:szCs w:val="22"/>
              </w:rPr>
              <w:t xml:space="preserve">: </w:t>
            </w:r>
            <w:r w:rsidRPr="00A84888">
              <w:rPr>
                <w:rFonts w:cs="Arial"/>
                <w:color w:val="000000" w:themeColor="text1"/>
                <w:szCs w:val="22"/>
              </w:rPr>
              <w:t>Dosing schedule for BUP-XR in the study</w:t>
            </w:r>
          </w:p>
        </w:tc>
        <w:tc>
          <w:tcPr>
            <w:tcW w:w="824" w:type="dxa"/>
            <w:tcBorders>
              <w:top w:val="single" w:sz="4" w:space="0" w:color="auto"/>
            </w:tcBorders>
          </w:tcPr>
          <w:p w14:paraId="56AE1B04" w14:textId="7217ECAF" w:rsidR="00814F1B" w:rsidRPr="00A84888" w:rsidRDefault="00814F1B" w:rsidP="00826687">
            <w:pPr>
              <w:spacing w:line="480" w:lineRule="auto"/>
              <w:contextualSpacing/>
              <w:jc w:val="right"/>
              <w:rPr>
                <w:rFonts w:cs="Arial"/>
                <w:bCs/>
                <w:szCs w:val="22"/>
              </w:rPr>
            </w:pPr>
            <w:r w:rsidRPr="00A84888">
              <w:rPr>
                <w:rFonts w:cs="Arial"/>
                <w:bCs/>
                <w:szCs w:val="22"/>
              </w:rPr>
              <w:t>2</w:t>
            </w:r>
          </w:p>
        </w:tc>
      </w:tr>
      <w:tr w:rsidR="00814F1B" w14:paraId="0BCB52A9" w14:textId="77777777" w:rsidTr="00550B5A">
        <w:tc>
          <w:tcPr>
            <w:tcW w:w="9383" w:type="dxa"/>
          </w:tcPr>
          <w:p w14:paraId="012BC1F5" w14:textId="368D3016" w:rsidR="00814F1B" w:rsidRDefault="00814F1B" w:rsidP="00826687">
            <w:pPr>
              <w:spacing w:line="480" w:lineRule="auto"/>
              <w:rPr>
                <w:rFonts w:cs="Arial"/>
                <w:b/>
                <w:bCs/>
              </w:rPr>
            </w:pPr>
            <w:r w:rsidRPr="00570C89">
              <w:rPr>
                <w:b/>
                <w:bCs/>
              </w:rPr>
              <w:t>Table</w:t>
            </w:r>
            <w:r>
              <w:rPr>
                <w:b/>
                <w:bCs/>
              </w:rPr>
              <w:t xml:space="preserve"> S</w:t>
            </w:r>
            <w:r w:rsidR="00826938">
              <w:rPr>
                <w:b/>
                <w:bCs/>
              </w:rPr>
              <w:t>1.2</w:t>
            </w:r>
            <w:r>
              <w:t>: Use of cocaine and benzodiazepines (full analysis set)</w:t>
            </w:r>
          </w:p>
        </w:tc>
        <w:tc>
          <w:tcPr>
            <w:tcW w:w="824" w:type="dxa"/>
          </w:tcPr>
          <w:p w14:paraId="06BC95CB" w14:textId="40B9C2DC" w:rsidR="00814F1B" w:rsidRDefault="000A2D7B" w:rsidP="00826687">
            <w:pPr>
              <w:spacing w:line="480" w:lineRule="auto"/>
              <w:contextualSpacing/>
              <w:jc w:val="right"/>
              <w:rPr>
                <w:rFonts w:cs="Arial"/>
                <w:bCs/>
                <w:szCs w:val="22"/>
              </w:rPr>
            </w:pPr>
            <w:r>
              <w:rPr>
                <w:rFonts w:cs="Arial"/>
                <w:bCs/>
                <w:szCs w:val="22"/>
              </w:rPr>
              <w:t>3</w:t>
            </w:r>
          </w:p>
        </w:tc>
      </w:tr>
      <w:tr w:rsidR="00814F1B" w14:paraId="40DA94D0" w14:textId="77777777" w:rsidTr="00550B5A">
        <w:tc>
          <w:tcPr>
            <w:tcW w:w="9383" w:type="dxa"/>
          </w:tcPr>
          <w:p w14:paraId="122EC812" w14:textId="617A832C" w:rsidR="00814F1B" w:rsidRPr="00A84888" w:rsidRDefault="00814F1B" w:rsidP="00826687">
            <w:pPr>
              <w:spacing w:line="480" w:lineRule="auto"/>
              <w:rPr>
                <w:rFonts w:cs="Arial"/>
                <w:b/>
                <w:szCs w:val="22"/>
              </w:rPr>
            </w:pPr>
            <w:r>
              <w:rPr>
                <w:rFonts w:cs="Arial"/>
                <w:b/>
                <w:bCs/>
              </w:rPr>
              <w:t>Table S</w:t>
            </w:r>
            <w:r w:rsidR="00826938">
              <w:rPr>
                <w:rFonts w:cs="Arial"/>
                <w:b/>
                <w:bCs/>
              </w:rPr>
              <w:t>1.3</w:t>
            </w:r>
            <w:r>
              <w:rPr>
                <w:rFonts w:cs="Arial"/>
              </w:rPr>
              <w:t xml:space="preserve">: </w:t>
            </w:r>
            <w:r w:rsidR="00550B5A">
              <w:rPr>
                <w:rFonts w:cs="Arial"/>
              </w:rPr>
              <w:t>Observed responses to CGI-S/CGI-I and PRO-S/PRO-I by treatment group</w:t>
            </w:r>
          </w:p>
        </w:tc>
        <w:tc>
          <w:tcPr>
            <w:tcW w:w="824" w:type="dxa"/>
          </w:tcPr>
          <w:p w14:paraId="27BE0BE2" w14:textId="1D51E43C" w:rsidR="00814F1B" w:rsidRPr="00A84888" w:rsidRDefault="000A2D7B" w:rsidP="00826687">
            <w:pPr>
              <w:spacing w:line="480" w:lineRule="auto"/>
              <w:contextualSpacing/>
              <w:jc w:val="right"/>
              <w:rPr>
                <w:rFonts w:cs="Arial"/>
                <w:bCs/>
                <w:szCs w:val="22"/>
              </w:rPr>
            </w:pPr>
            <w:r>
              <w:rPr>
                <w:rFonts w:cs="Arial"/>
                <w:bCs/>
                <w:szCs w:val="22"/>
              </w:rPr>
              <w:t>4</w:t>
            </w:r>
          </w:p>
        </w:tc>
      </w:tr>
      <w:tr w:rsidR="00550B5A" w14:paraId="1C9253D0" w14:textId="77777777" w:rsidTr="00550B5A">
        <w:tc>
          <w:tcPr>
            <w:tcW w:w="9383" w:type="dxa"/>
          </w:tcPr>
          <w:p w14:paraId="48F96DB2" w14:textId="7E79539E" w:rsidR="00550B5A" w:rsidRDefault="00550B5A" w:rsidP="00826687">
            <w:pPr>
              <w:spacing w:line="480" w:lineRule="auto"/>
              <w:rPr>
                <w:b/>
                <w:bCs/>
              </w:rPr>
            </w:pPr>
            <w:r>
              <w:rPr>
                <w:b/>
                <w:bCs/>
              </w:rPr>
              <w:t>Table S1</w:t>
            </w:r>
            <w:r w:rsidR="00826938">
              <w:rPr>
                <w:b/>
                <w:bCs/>
              </w:rPr>
              <w:t>.</w:t>
            </w:r>
            <w:r w:rsidR="000A2D7B">
              <w:rPr>
                <w:b/>
                <w:bCs/>
              </w:rPr>
              <w:t>4</w:t>
            </w:r>
            <w:r>
              <w:t xml:space="preserve">: Safety – adverse events: </w:t>
            </w:r>
            <w:r w:rsidRPr="00116367">
              <w:t>all types</w:t>
            </w:r>
            <w:r>
              <w:t xml:space="preserve"> (full analysis set)</w:t>
            </w:r>
          </w:p>
        </w:tc>
        <w:tc>
          <w:tcPr>
            <w:tcW w:w="824" w:type="dxa"/>
          </w:tcPr>
          <w:p w14:paraId="23F22C18" w14:textId="658E1868" w:rsidR="00550B5A" w:rsidRDefault="000A2D7B" w:rsidP="00826687">
            <w:pPr>
              <w:spacing w:line="480" w:lineRule="auto"/>
              <w:contextualSpacing/>
              <w:jc w:val="right"/>
              <w:rPr>
                <w:rFonts w:cs="Arial"/>
                <w:bCs/>
                <w:szCs w:val="22"/>
              </w:rPr>
            </w:pPr>
            <w:r>
              <w:rPr>
                <w:rFonts w:cs="Arial"/>
                <w:bCs/>
                <w:szCs w:val="22"/>
              </w:rPr>
              <w:t>5</w:t>
            </w:r>
          </w:p>
        </w:tc>
      </w:tr>
      <w:tr w:rsidR="000A2D7B" w14:paraId="6D3A631C" w14:textId="77777777" w:rsidTr="00550B5A">
        <w:tc>
          <w:tcPr>
            <w:tcW w:w="9383" w:type="dxa"/>
          </w:tcPr>
          <w:p w14:paraId="1870ACF1" w14:textId="51E7BE3E" w:rsidR="000A2D7B" w:rsidRDefault="000A2D7B" w:rsidP="00826687">
            <w:pPr>
              <w:spacing w:line="480" w:lineRule="auto"/>
              <w:rPr>
                <w:b/>
                <w:bCs/>
              </w:rPr>
            </w:pPr>
            <w:r>
              <w:rPr>
                <w:b/>
                <w:bCs/>
              </w:rPr>
              <w:t>Table S2.1</w:t>
            </w:r>
            <w:r>
              <w:t xml:space="preserve">: </w:t>
            </w:r>
            <w:r w:rsidRPr="000A2D7B">
              <w:t>Unit costs relating to resources measured with the ADSUS and KCF (2021 price)</w:t>
            </w:r>
          </w:p>
        </w:tc>
        <w:tc>
          <w:tcPr>
            <w:tcW w:w="824" w:type="dxa"/>
          </w:tcPr>
          <w:p w14:paraId="35A74622" w14:textId="43CF3C28" w:rsidR="000A2D7B" w:rsidRDefault="000A2D7B" w:rsidP="00826687">
            <w:pPr>
              <w:spacing w:line="480" w:lineRule="auto"/>
              <w:contextualSpacing/>
              <w:jc w:val="right"/>
              <w:rPr>
                <w:rFonts w:cs="Arial"/>
                <w:bCs/>
                <w:szCs w:val="22"/>
              </w:rPr>
            </w:pPr>
            <w:r>
              <w:rPr>
                <w:rFonts w:cs="Arial"/>
                <w:bCs/>
                <w:szCs w:val="22"/>
              </w:rPr>
              <w:t>10</w:t>
            </w:r>
          </w:p>
        </w:tc>
      </w:tr>
      <w:tr w:rsidR="000A2D7B" w14:paraId="7CAB4539" w14:textId="77777777" w:rsidTr="00550B5A">
        <w:tc>
          <w:tcPr>
            <w:tcW w:w="9383" w:type="dxa"/>
          </w:tcPr>
          <w:p w14:paraId="2EB00B0E" w14:textId="0CE94BD9" w:rsidR="000A2D7B" w:rsidRDefault="000A2D7B" w:rsidP="00826687">
            <w:pPr>
              <w:spacing w:line="480" w:lineRule="auto"/>
              <w:rPr>
                <w:b/>
                <w:bCs/>
              </w:rPr>
            </w:pPr>
            <w:r w:rsidRPr="000A2D7B">
              <w:rPr>
                <w:b/>
                <w:bCs/>
              </w:rPr>
              <w:t>Table S2.2</w:t>
            </w:r>
            <w:r w:rsidRPr="000A2D7B">
              <w:t xml:space="preserve">: Trial medication unit costs (GBP), taken from the Drug Tariff Part VIIIA and </w:t>
            </w:r>
            <w:proofErr w:type="spellStart"/>
            <w:r w:rsidRPr="000A2D7B">
              <w:t>dm+d</w:t>
            </w:r>
            <w:proofErr w:type="spellEnd"/>
            <w:r w:rsidRPr="000A2D7B">
              <w:t>.</w:t>
            </w:r>
          </w:p>
        </w:tc>
        <w:tc>
          <w:tcPr>
            <w:tcW w:w="824" w:type="dxa"/>
          </w:tcPr>
          <w:p w14:paraId="32A4F081" w14:textId="565BD5D9" w:rsidR="000A2D7B" w:rsidRDefault="000A2D7B" w:rsidP="00826687">
            <w:pPr>
              <w:spacing w:line="480" w:lineRule="auto"/>
              <w:contextualSpacing/>
              <w:jc w:val="right"/>
              <w:rPr>
                <w:rFonts w:cs="Arial"/>
                <w:bCs/>
                <w:szCs w:val="22"/>
              </w:rPr>
            </w:pPr>
            <w:r>
              <w:rPr>
                <w:rFonts w:cs="Arial"/>
                <w:bCs/>
                <w:szCs w:val="22"/>
              </w:rPr>
              <w:t>13</w:t>
            </w:r>
          </w:p>
        </w:tc>
      </w:tr>
      <w:tr w:rsidR="000A2D7B" w14:paraId="31A186FE" w14:textId="77777777" w:rsidTr="00550B5A">
        <w:tc>
          <w:tcPr>
            <w:tcW w:w="9383" w:type="dxa"/>
          </w:tcPr>
          <w:p w14:paraId="2ABB32C0" w14:textId="2DE535B7" w:rsidR="000A2D7B" w:rsidRPr="000A2D7B" w:rsidRDefault="000A2D7B" w:rsidP="00826687">
            <w:pPr>
              <w:spacing w:line="480" w:lineRule="auto"/>
              <w:rPr>
                <w:b/>
                <w:bCs/>
              </w:rPr>
            </w:pPr>
            <w:r w:rsidRPr="000A2D7B">
              <w:rPr>
                <w:b/>
                <w:bCs/>
              </w:rPr>
              <w:t>Table S2.3</w:t>
            </w:r>
            <w:r w:rsidRPr="00AE4434">
              <w:t>: Standard care dispensing costs (GBP)</w:t>
            </w:r>
            <w:r w:rsidR="00826687">
              <w:t>…</w:t>
            </w:r>
            <w:r w:rsidRPr="00AE4434">
              <w:t>.</w:t>
            </w:r>
          </w:p>
        </w:tc>
        <w:tc>
          <w:tcPr>
            <w:tcW w:w="824" w:type="dxa"/>
          </w:tcPr>
          <w:p w14:paraId="6A96AE17" w14:textId="2392F249" w:rsidR="000A2D7B" w:rsidRDefault="000A2D7B" w:rsidP="00826687">
            <w:pPr>
              <w:spacing w:line="480" w:lineRule="auto"/>
              <w:contextualSpacing/>
              <w:jc w:val="right"/>
              <w:rPr>
                <w:rFonts w:cs="Arial"/>
                <w:bCs/>
                <w:szCs w:val="22"/>
              </w:rPr>
            </w:pPr>
            <w:r>
              <w:rPr>
                <w:rFonts w:cs="Arial"/>
                <w:bCs/>
                <w:szCs w:val="22"/>
              </w:rPr>
              <w:t>15</w:t>
            </w:r>
          </w:p>
        </w:tc>
      </w:tr>
      <w:tr w:rsidR="00AE4434" w14:paraId="672FE2BA" w14:textId="77777777" w:rsidTr="00550B5A">
        <w:tc>
          <w:tcPr>
            <w:tcW w:w="9383" w:type="dxa"/>
          </w:tcPr>
          <w:p w14:paraId="11BAC523" w14:textId="1C087F27" w:rsidR="00AE4434" w:rsidRPr="000A2D7B" w:rsidRDefault="00AE4434" w:rsidP="00826687">
            <w:pPr>
              <w:spacing w:line="480" w:lineRule="auto"/>
              <w:rPr>
                <w:b/>
                <w:bCs/>
              </w:rPr>
            </w:pPr>
            <w:r w:rsidRPr="00AE4434">
              <w:rPr>
                <w:b/>
                <w:bCs/>
              </w:rPr>
              <w:t>Table S2.4</w:t>
            </w:r>
            <w:r w:rsidRPr="00AE4434">
              <w:t>: Frequency (%) of missing data by outcome, trial group, and timepoint.</w:t>
            </w:r>
          </w:p>
        </w:tc>
        <w:tc>
          <w:tcPr>
            <w:tcW w:w="824" w:type="dxa"/>
          </w:tcPr>
          <w:p w14:paraId="4529946D" w14:textId="2662CAF9" w:rsidR="00AE4434" w:rsidRDefault="00AE4434" w:rsidP="00826687">
            <w:pPr>
              <w:spacing w:line="480" w:lineRule="auto"/>
              <w:contextualSpacing/>
              <w:jc w:val="right"/>
              <w:rPr>
                <w:rFonts w:cs="Arial"/>
                <w:bCs/>
                <w:szCs w:val="22"/>
              </w:rPr>
            </w:pPr>
            <w:r>
              <w:rPr>
                <w:rFonts w:cs="Arial"/>
                <w:bCs/>
                <w:szCs w:val="22"/>
              </w:rPr>
              <w:t>20</w:t>
            </w:r>
          </w:p>
        </w:tc>
      </w:tr>
      <w:tr w:rsidR="00AE4434" w14:paraId="45C22255" w14:textId="77777777" w:rsidTr="00550B5A">
        <w:tc>
          <w:tcPr>
            <w:tcW w:w="9383" w:type="dxa"/>
          </w:tcPr>
          <w:p w14:paraId="6D200527" w14:textId="2AEF7FE0" w:rsidR="00AE4434" w:rsidRPr="00AE4434" w:rsidRDefault="00AE4434" w:rsidP="00826687">
            <w:pPr>
              <w:spacing w:line="480" w:lineRule="auto"/>
              <w:rPr>
                <w:b/>
                <w:bCs/>
              </w:rPr>
            </w:pPr>
            <w:r w:rsidRPr="00AE4434">
              <w:rPr>
                <w:b/>
                <w:bCs/>
              </w:rPr>
              <w:t>Table S2.5</w:t>
            </w:r>
            <w:r w:rsidRPr="00AE4434">
              <w:t>: Observed resource use frequency by group and timepoint.</w:t>
            </w:r>
          </w:p>
        </w:tc>
        <w:tc>
          <w:tcPr>
            <w:tcW w:w="824" w:type="dxa"/>
          </w:tcPr>
          <w:p w14:paraId="00728E1A" w14:textId="26DA22A8" w:rsidR="00AE4434" w:rsidRDefault="00AE4434" w:rsidP="00826687">
            <w:pPr>
              <w:spacing w:line="480" w:lineRule="auto"/>
              <w:contextualSpacing/>
              <w:jc w:val="right"/>
              <w:rPr>
                <w:rFonts w:cs="Arial"/>
                <w:bCs/>
                <w:szCs w:val="22"/>
              </w:rPr>
            </w:pPr>
            <w:r>
              <w:rPr>
                <w:rFonts w:cs="Arial"/>
                <w:bCs/>
                <w:szCs w:val="22"/>
              </w:rPr>
              <w:t>22</w:t>
            </w:r>
          </w:p>
        </w:tc>
      </w:tr>
      <w:tr w:rsidR="00AE4434" w14:paraId="14DAFC0C" w14:textId="77777777" w:rsidTr="00550B5A">
        <w:tc>
          <w:tcPr>
            <w:tcW w:w="9383" w:type="dxa"/>
          </w:tcPr>
          <w:p w14:paraId="35FF7B9A" w14:textId="6E009597" w:rsidR="00AE4434" w:rsidRPr="00AE4434" w:rsidRDefault="00AE4434" w:rsidP="00826687">
            <w:pPr>
              <w:spacing w:line="480" w:lineRule="auto"/>
              <w:rPr>
                <w:b/>
                <w:bCs/>
              </w:rPr>
            </w:pPr>
            <w:r w:rsidRPr="00AE4434">
              <w:rPr>
                <w:b/>
                <w:bCs/>
              </w:rPr>
              <w:t>Table S2.6</w:t>
            </w:r>
            <w:r w:rsidRPr="00AE4434">
              <w:t>: Disaggregated and total unadjusted mean (95% CR) resource use costs</w:t>
            </w:r>
            <w:r w:rsidR="00826687">
              <w:t>…</w:t>
            </w:r>
          </w:p>
        </w:tc>
        <w:tc>
          <w:tcPr>
            <w:tcW w:w="824" w:type="dxa"/>
          </w:tcPr>
          <w:p w14:paraId="25359D29" w14:textId="00BEAB4B" w:rsidR="00AE4434" w:rsidRDefault="00AE4434" w:rsidP="00826687">
            <w:pPr>
              <w:spacing w:line="480" w:lineRule="auto"/>
              <w:contextualSpacing/>
              <w:jc w:val="right"/>
              <w:rPr>
                <w:rFonts w:cs="Arial"/>
                <w:bCs/>
                <w:szCs w:val="22"/>
              </w:rPr>
            </w:pPr>
            <w:r>
              <w:rPr>
                <w:rFonts w:cs="Arial"/>
                <w:bCs/>
                <w:szCs w:val="22"/>
              </w:rPr>
              <w:t>24</w:t>
            </w:r>
          </w:p>
        </w:tc>
      </w:tr>
      <w:tr w:rsidR="00AE4434" w14:paraId="03AD3C7E" w14:textId="77777777" w:rsidTr="00550B5A">
        <w:tc>
          <w:tcPr>
            <w:tcW w:w="9383" w:type="dxa"/>
          </w:tcPr>
          <w:p w14:paraId="5ADE06AF" w14:textId="391819B8" w:rsidR="00AE4434" w:rsidRPr="00AE4434" w:rsidRDefault="00AE4434" w:rsidP="00826687">
            <w:pPr>
              <w:spacing w:line="480" w:lineRule="auto"/>
              <w:rPr>
                <w:b/>
                <w:bCs/>
              </w:rPr>
            </w:pPr>
            <w:r w:rsidRPr="00AE4434">
              <w:rPr>
                <w:rFonts w:cs="Arial"/>
                <w:b/>
                <w:szCs w:val="22"/>
              </w:rPr>
              <w:t>Table S2.7</w:t>
            </w:r>
            <w:r w:rsidRPr="00AE4434">
              <w:rPr>
                <w:rFonts w:cs="Arial"/>
                <w:bCs/>
                <w:szCs w:val="22"/>
              </w:rPr>
              <w:t>: Utilities based on responses to the EQ-5D-5L and EQ-VAS thermometer</w:t>
            </w:r>
            <w:r w:rsidR="00826687">
              <w:rPr>
                <w:rFonts w:cs="Arial"/>
                <w:bCs/>
                <w:szCs w:val="22"/>
              </w:rPr>
              <w:t>…</w:t>
            </w:r>
          </w:p>
        </w:tc>
        <w:tc>
          <w:tcPr>
            <w:tcW w:w="824" w:type="dxa"/>
          </w:tcPr>
          <w:p w14:paraId="12B34D68" w14:textId="56035C86" w:rsidR="00AE4434" w:rsidRDefault="00AE4434" w:rsidP="00826687">
            <w:pPr>
              <w:spacing w:line="480" w:lineRule="auto"/>
              <w:contextualSpacing/>
              <w:jc w:val="right"/>
              <w:rPr>
                <w:rFonts w:cs="Arial"/>
                <w:bCs/>
                <w:szCs w:val="22"/>
              </w:rPr>
            </w:pPr>
            <w:r>
              <w:rPr>
                <w:rFonts w:cs="Arial"/>
                <w:bCs/>
                <w:szCs w:val="22"/>
              </w:rPr>
              <w:t>26</w:t>
            </w:r>
          </w:p>
        </w:tc>
      </w:tr>
      <w:tr w:rsidR="00C70DB6" w14:paraId="36CB0BF6" w14:textId="77777777" w:rsidTr="00550B5A">
        <w:tc>
          <w:tcPr>
            <w:tcW w:w="9383" w:type="dxa"/>
          </w:tcPr>
          <w:p w14:paraId="4383396E" w14:textId="7BE5670F" w:rsidR="00C70DB6" w:rsidRPr="00AE4434" w:rsidRDefault="00C70DB6" w:rsidP="00826687">
            <w:pPr>
              <w:spacing w:line="480" w:lineRule="auto"/>
              <w:rPr>
                <w:b/>
                <w:bCs/>
              </w:rPr>
            </w:pPr>
            <w:r w:rsidRPr="00AE4434">
              <w:rPr>
                <w:b/>
                <w:bCs/>
              </w:rPr>
              <w:t>Table S2.</w:t>
            </w:r>
            <w:r w:rsidR="00B500CA">
              <w:rPr>
                <w:b/>
                <w:bCs/>
              </w:rPr>
              <w:t>8</w:t>
            </w:r>
            <w:r w:rsidRPr="00AE4434">
              <w:t>: Summary of cost-utility analyses based on bootstrapped and imputed data</w:t>
            </w:r>
            <w:r w:rsidR="00826687">
              <w:t>…</w:t>
            </w:r>
            <w:r w:rsidRPr="00AE4434">
              <w:t xml:space="preserve"> </w:t>
            </w:r>
          </w:p>
        </w:tc>
        <w:tc>
          <w:tcPr>
            <w:tcW w:w="824" w:type="dxa"/>
          </w:tcPr>
          <w:p w14:paraId="1C3EF85F" w14:textId="6F99E383" w:rsidR="00C70DB6" w:rsidRDefault="00C70DB6" w:rsidP="00826687">
            <w:pPr>
              <w:spacing w:line="480" w:lineRule="auto"/>
              <w:contextualSpacing/>
              <w:jc w:val="right"/>
              <w:rPr>
                <w:rFonts w:cs="Arial"/>
                <w:bCs/>
                <w:szCs w:val="22"/>
              </w:rPr>
            </w:pPr>
            <w:r>
              <w:rPr>
                <w:rFonts w:cs="Arial"/>
                <w:bCs/>
                <w:szCs w:val="22"/>
              </w:rPr>
              <w:t>30</w:t>
            </w:r>
          </w:p>
        </w:tc>
      </w:tr>
      <w:tr w:rsidR="00C70DB6" w14:paraId="33EECC4C" w14:textId="77777777" w:rsidTr="00550B5A">
        <w:tc>
          <w:tcPr>
            <w:tcW w:w="9383" w:type="dxa"/>
          </w:tcPr>
          <w:p w14:paraId="252C7B03" w14:textId="00E00B2E" w:rsidR="00C70DB6" w:rsidRPr="00AE4434" w:rsidRDefault="00C70DB6" w:rsidP="00826687">
            <w:pPr>
              <w:spacing w:line="480" w:lineRule="auto"/>
              <w:rPr>
                <w:b/>
                <w:bCs/>
              </w:rPr>
            </w:pPr>
            <w:r w:rsidRPr="00C70DB6">
              <w:rPr>
                <w:b/>
                <w:bCs/>
              </w:rPr>
              <w:t>Table S2.</w:t>
            </w:r>
            <w:r w:rsidR="00B500CA">
              <w:rPr>
                <w:b/>
                <w:bCs/>
              </w:rPr>
              <w:t>9</w:t>
            </w:r>
            <w:r w:rsidRPr="00C70DB6">
              <w:rPr>
                <w:b/>
                <w:bCs/>
              </w:rPr>
              <w:t xml:space="preserve">: </w:t>
            </w:r>
            <w:r w:rsidRPr="00C70DB6">
              <w:t>Results of subgroup analyses, based on bootstrapped and imputed data</w:t>
            </w:r>
            <w:r w:rsidR="00826687">
              <w:t>…</w:t>
            </w:r>
            <w:r w:rsidRPr="00C70DB6">
              <w:t xml:space="preserve"> </w:t>
            </w:r>
          </w:p>
        </w:tc>
        <w:tc>
          <w:tcPr>
            <w:tcW w:w="824" w:type="dxa"/>
          </w:tcPr>
          <w:p w14:paraId="3677FB41" w14:textId="240B0B2D" w:rsidR="00C70DB6" w:rsidRDefault="00B500CA" w:rsidP="00826687">
            <w:pPr>
              <w:spacing w:line="480" w:lineRule="auto"/>
              <w:contextualSpacing/>
              <w:jc w:val="right"/>
              <w:rPr>
                <w:rFonts w:cs="Arial"/>
                <w:bCs/>
                <w:szCs w:val="22"/>
              </w:rPr>
            </w:pPr>
            <w:r>
              <w:rPr>
                <w:rFonts w:cs="Arial"/>
                <w:bCs/>
                <w:szCs w:val="22"/>
              </w:rPr>
              <w:t>32</w:t>
            </w:r>
          </w:p>
        </w:tc>
      </w:tr>
    </w:tbl>
    <w:p w14:paraId="03B8C31A" w14:textId="77777777" w:rsidR="00550B5A" w:rsidRDefault="00550B5A" w:rsidP="0057613F">
      <w:pPr>
        <w:contextualSpacing/>
        <w:jc w:val="center"/>
        <w:rPr>
          <w:rFonts w:cs="Arial"/>
          <w:bCs/>
          <w:sz w:val="28"/>
          <w:szCs w:val="28"/>
        </w:rPr>
      </w:pPr>
    </w:p>
    <w:tbl>
      <w:tblPr>
        <w:tblStyle w:val="TableGrid"/>
        <w:tblW w:w="10207" w:type="dxa"/>
        <w:tblInd w:w="-14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3"/>
        <w:gridCol w:w="824"/>
      </w:tblGrid>
      <w:tr w:rsidR="00814F1B" w14:paraId="0D624F49" w14:textId="77777777" w:rsidTr="00662392">
        <w:tc>
          <w:tcPr>
            <w:tcW w:w="9383" w:type="dxa"/>
            <w:tcBorders>
              <w:top w:val="single" w:sz="4" w:space="0" w:color="auto"/>
              <w:bottom w:val="single" w:sz="4" w:space="0" w:color="auto"/>
            </w:tcBorders>
          </w:tcPr>
          <w:p w14:paraId="6BD749CE" w14:textId="77777777" w:rsidR="00814F1B" w:rsidRPr="00A84888" w:rsidRDefault="00814F1B" w:rsidP="00826687">
            <w:pPr>
              <w:spacing w:line="480" w:lineRule="auto"/>
              <w:contextualSpacing/>
              <w:rPr>
                <w:rFonts w:cs="Arial"/>
                <w:b/>
                <w:szCs w:val="22"/>
              </w:rPr>
            </w:pPr>
            <w:r>
              <w:rPr>
                <w:rFonts w:cs="Arial"/>
                <w:b/>
                <w:szCs w:val="22"/>
              </w:rPr>
              <w:t>Figures</w:t>
            </w:r>
          </w:p>
        </w:tc>
        <w:tc>
          <w:tcPr>
            <w:tcW w:w="824" w:type="dxa"/>
            <w:tcBorders>
              <w:top w:val="single" w:sz="4" w:space="0" w:color="auto"/>
              <w:bottom w:val="single" w:sz="4" w:space="0" w:color="auto"/>
            </w:tcBorders>
          </w:tcPr>
          <w:p w14:paraId="3D374BC3" w14:textId="77777777" w:rsidR="00814F1B" w:rsidRPr="00A84888" w:rsidRDefault="00814F1B" w:rsidP="00826687">
            <w:pPr>
              <w:spacing w:line="480" w:lineRule="auto"/>
              <w:contextualSpacing/>
              <w:rPr>
                <w:rFonts w:cs="Arial"/>
                <w:b/>
                <w:szCs w:val="22"/>
              </w:rPr>
            </w:pPr>
            <w:r w:rsidRPr="00A84888">
              <w:rPr>
                <w:rFonts w:cs="Arial"/>
                <w:b/>
                <w:szCs w:val="22"/>
              </w:rPr>
              <w:t>PAGE</w:t>
            </w:r>
          </w:p>
        </w:tc>
      </w:tr>
      <w:tr w:rsidR="00814F1B" w14:paraId="119B3D2B" w14:textId="77777777" w:rsidTr="00662392">
        <w:tc>
          <w:tcPr>
            <w:tcW w:w="9383" w:type="dxa"/>
          </w:tcPr>
          <w:p w14:paraId="251B13F2" w14:textId="10207357" w:rsidR="00814F1B" w:rsidRPr="00A84888" w:rsidRDefault="00814F1B" w:rsidP="00826687">
            <w:pPr>
              <w:spacing w:line="480" w:lineRule="auto"/>
              <w:contextualSpacing/>
              <w:rPr>
                <w:rFonts w:cs="Arial"/>
                <w:b/>
                <w:szCs w:val="22"/>
              </w:rPr>
            </w:pPr>
            <w:r w:rsidRPr="00A84888">
              <w:rPr>
                <w:rFonts w:cs="Arial"/>
                <w:b/>
                <w:szCs w:val="22"/>
              </w:rPr>
              <w:t>Figure S</w:t>
            </w:r>
            <w:r w:rsidR="00826938">
              <w:rPr>
                <w:rFonts w:cs="Arial"/>
                <w:b/>
                <w:szCs w:val="22"/>
              </w:rPr>
              <w:t>1.1</w:t>
            </w:r>
            <w:r w:rsidRPr="00A84888">
              <w:rPr>
                <w:rFonts w:cs="Arial"/>
                <w:bCs/>
                <w:szCs w:val="22"/>
              </w:rPr>
              <w:t xml:space="preserve">: </w:t>
            </w:r>
            <w:r w:rsidRPr="00A84888">
              <w:rPr>
                <w:rFonts w:cs="Arial"/>
                <w:szCs w:val="22"/>
              </w:rPr>
              <w:t>Number and dose of BUP-XR treatment by protocol</w:t>
            </w:r>
          </w:p>
        </w:tc>
        <w:tc>
          <w:tcPr>
            <w:tcW w:w="824" w:type="dxa"/>
          </w:tcPr>
          <w:p w14:paraId="1AD8FE29" w14:textId="2819E2A0" w:rsidR="00814F1B" w:rsidRPr="00A84888" w:rsidRDefault="000A2D7B" w:rsidP="00826687">
            <w:pPr>
              <w:spacing w:line="480" w:lineRule="auto"/>
              <w:contextualSpacing/>
              <w:jc w:val="right"/>
              <w:rPr>
                <w:rFonts w:cs="Arial"/>
                <w:bCs/>
                <w:szCs w:val="22"/>
              </w:rPr>
            </w:pPr>
            <w:r>
              <w:rPr>
                <w:rFonts w:cs="Arial"/>
                <w:bCs/>
                <w:szCs w:val="22"/>
              </w:rPr>
              <w:t>6</w:t>
            </w:r>
          </w:p>
        </w:tc>
      </w:tr>
      <w:tr w:rsidR="000A2D7B" w14:paraId="6A9C1930" w14:textId="77777777" w:rsidTr="00662392">
        <w:tc>
          <w:tcPr>
            <w:tcW w:w="9383" w:type="dxa"/>
          </w:tcPr>
          <w:p w14:paraId="10E619A9" w14:textId="0CCAB48C" w:rsidR="000A2D7B" w:rsidRPr="00A84888" w:rsidRDefault="000A2D7B" w:rsidP="00826687">
            <w:pPr>
              <w:spacing w:line="480" w:lineRule="auto"/>
              <w:contextualSpacing/>
              <w:rPr>
                <w:rFonts w:cs="Arial"/>
                <w:b/>
                <w:szCs w:val="22"/>
              </w:rPr>
            </w:pPr>
            <w:r w:rsidRPr="000A2D7B">
              <w:rPr>
                <w:rFonts w:cs="Arial"/>
                <w:b/>
                <w:szCs w:val="22"/>
              </w:rPr>
              <w:t>Figure S2.1</w:t>
            </w:r>
            <w:r w:rsidRPr="00AE4434">
              <w:rPr>
                <w:rFonts w:cs="Arial"/>
                <w:bCs/>
                <w:szCs w:val="22"/>
              </w:rPr>
              <w:t>: Drug Tariff prices for buprenorphine tablets</w:t>
            </w:r>
          </w:p>
        </w:tc>
        <w:tc>
          <w:tcPr>
            <w:tcW w:w="824" w:type="dxa"/>
          </w:tcPr>
          <w:p w14:paraId="66732695" w14:textId="06DDA34F" w:rsidR="000A2D7B" w:rsidRDefault="000A2D7B" w:rsidP="00826687">
            <w:pPr>
              <w:spacing w:line="480" w:lineRule="auto"/>
              <w:contextualSpacing/>
              <w:jc w:val="right"/>
              <w:rPr>
                <w:rFonts w:cs="Arial"/>
                <w:bCs/>
                <w:szCs w:val="22"/>
              </w:rPr>
            </w:pPr>
            <w:r>
              <w:rPr>
                <w:rFonts w:cs="Arial"/>
                <w:bCs/>
                <w:szCs w:val="22"/>
              </w:rPr>
              <w:t>15</w:t>
            </w:r>
          </w:p>
        </w:tc>
      </w:tr>
      <w:tr w:rsidR="000A2D7B" w14:paraId="3438422B" w14:textId="77777777" w:rsidTr="00662392">
        <w:tc>
          <w:tcPr>
            <w:tcW w:w="9383" w:type="dxa"/>
          </w:tcPr>
          <w:p w14:paraId="71279FFA" w14:textId="170B0F9A" w:rsidR="000A2D7B" w:rsidRPr="000A2D7B" w:rsidRDefault="00AE4434" w:rsidP="00826687">
            <w:pPr>
              <w:spacing w:line="480" w:lineRule="auto"/>
              <w:contextualSpacing/>
              <w:rPr>
                <w:rFonts w:cs="Arial"/>
                <w:b/>
                <w:szCs w:val="22"/>
              </w:rPr>
            </w:pPr>
            <w:r w:rsidRPr="00AE4434">
              <w:rPr>
                <w:rFonts w:cs="Arial"/>
                <w:b/>
                <w:szCs w:val="22"/>
              </w:rPr>
              <w:t>Figure S2.2</w:t>
            </w:r>
            <w:r w:rsidRPr="00AE4434">
              <w:rPr>
                <w:rFonts w:cs="Arial"/>
                <w:bCs/>
                <w:szCs w:val="22"/>
              </w:rPr>
              <w:t>: Distribution of participants’ responses to each EQ-5D attribute</w:t>
            </w:r>
            <w:r w:rsidR="00826687">
              <w:rPr>
                <w:rFonts w:cs="Arial"/>
                <w:bCs/>
                <w:szCs w:val="22"/>
              </w:rPr>
              <w:t>…</w:t>
            </w:r>
          </w:p>
        </w:tc>
        <w:tc>
          <w:tcPr>
            <w:tcW w:w="824" w:type="dxa"/>
          </w:tcPr>
          <w:p w14:paraId="18313E85" w14:textId="4CEEFC20" w:rsidR="000A2D7B" w:rsidRDefault="00AE4434" w:rsidP="00826687">
            <w:pPr>
              <w:spacing w:line="480" w:lineRule="auto"/>
              <w:contextualSpacing/>
              <w:jc w:val="right"/>
              <w:rPr>
                <w:rFonts w:cs="Arial"/>
                <w:bCs/>
                <w:szCs w:val="22"/>
              </w:rPr>
            </w:pPr>
            <w:r>
              <w:rPr>
                <w:rFonts w:cs="Arial"/>
                <w:bCs/>
                <w:szCs w:val="22"/>
              </w:rPr>
              <w:t>25</w:t>
            </w:r>
          </w:p>
        </w:tc>
      </w:tr>
      <w:tr w:rsidR="00AE4434" w14:paraId="16A60CB0" w14:textId="77777777" w:rsidTr="00662392">
        <w:tc>
          <w:tcPr>
            <w:tcW w:w="9383" w:type="dxa"/>
          </w:tcPr>
          <w:p w14:paraId="5ACF92A8" w14:textId="4FD9797E" w:rsidR="00AE4434" w:rsidRPr="00AE4434" w:rsidRDefault="00AE4434" w:rsidP="00826687">
            <w:pPr>
              <w:spacing w:line="480" w:lineRule="auto"/>
              <w:contextualSpacing/>
              <w:rPr>
                <w:rFonts w:cs="Arial"/>
                <w:b/>
                <w:szCs w:val="22"/>
              </w:rPr>
            </w:pPr>
            <w:r w:rsidRPr="00AE4434">
              <w:rPr>
                <w:b/>
                <w:bCs/>
              </w:rPr>
              <w:t>Figure S2.3</w:t>
            </w:r>
            <w:r w:rsidRPr="00AE4434">
              <w:t>: Cost-effectiveness plane showing the bootstrapped mean differences</w:t>
            </w:r>
            <w:r w:rsidR="00826687">
              <w:t>…</w:t>
            </w:r>
          </w:p>
        </w:tc>
        <w:tc>
          <w:tcPr>
            <w:tcW w:w="824" w:type="dxa"/>
          </w:tcPr>
          <w:p w14:paraId="683A10DE" w14:textId="1D3BB7E4" w:rsidR="00AE4434" w:rsidRDefault="00AE4434" w:rsidP="00826687">
            <w:pPr>
              <w:spacing w:line="480" w:lineRule="auto"/>
              <w:contextualSpacing/>
              <w:jc w:val="right"/>
              <w:rPr>
                <w:rFonts w:cs="Arial"/>
                <w:bCs/>
                <w:szCs w:val="22"/>
              </w:rPr>
            </w:pPr>
            <w:r>
              <w:rPr>
                <w:rFonts w:cs="Arial"/>
                <w:bCs/>
                <w:szCs w:val="22"/>
              </w:rPr>
              <w:t>27</w:t>
            </w:r>
          </w:p>
        </w:tc>
      </w:tr>
      <w:tr w:rsidR="00AE4434" w14:paraId="5569C267" w14:textId="77777777" w:rsidTr="00662392">
        <w:tc>
          <w:tcPr>
            <w:tcW w:w="9383" w:type="dxa"/>
          </w:tcPr>
          <w:p w14:paraId="6D22E656" w14:textId="344DA8AA" w:rsidR="00AE4434" w:rsidRPr="00AE4434" w:rsidRDefault="00AE4434" w:rsidP="00826687">
            <w:pPr>
              <w:spacing w:line="480" w:lineRule="auto"/>
              <w:contextualSpacing/>
              <w:rPr>
                <w:b/>
                <w:bCs/>
              </w:rPr>
            </w:pPr>
            <w:r w:rsidRPr="00AE4434">
              <w:rPr>
                <w:b/>
                <w:bCs/>
              </w:rPr>
              <w:t>Figure S2.4</w:t>
            </w:r>
            <w:r w:rsidRPr="00AE4434">
              <w:t>: Cost-effectiveness acceptability curve for base case analysis</w:t>
            </w:r>
            <w:r w:rsidR="00826687">
              <w:t>…</w:t>
            </w:r>
          </w:p>
        </w:tc>
        <w:tc>
          <w:tcPr>
            <w:tcW w:w="824" w:type="dxa"/>
          </w:tcPr>
          <w:p w14:paraId="6EEB56B1" w14:textId="0D815E18" w:rsidR="00AE4434" w:rsidRDefault="00AE4434" w:rsidP="00826687">
            <w:pPr>
              <w:spacing w:line="480" w:lineRule="auto"/>
              <w:contextualSpacing/>
              <w:jc w:val="right"/>
              <w:rPr>
                <w:rFonts w:cs="Arial"/>
                <w:bCs/>
                <w:szCs w:val="22"/>
              </w:rPr>
            </w:pPr>
            <w:r>
              <w:rPr>
                <w:rFonts w:cs="Arial"/>
                <w:bCs/>
                <w:szCs w:val="22"/>
              </w:rPr>
              <w:t>27</w:t>
            </w:r>
          </w:p>
        </w:tc>
      </w:tr>
      <w:tr w:rsidR="00AE4434" w14:paraId="2E1EF14C" w14:textId="77777777" w:rsidTr="00662392">
        <w:tc>
          <w:tcPr>
            <w:tcW w:w="9383" w:type="dxa"/>
          </w:tcPr>
          <w:p w14:paraId="08B5226C" w14:textId="3EF239DE" w:rsidR="00AE4434" w:rsidRPr="00AE4434" w:rsidRDefault="00AE4434" w:rsidP="00826687">
            <w:pPr>
              <w:spacing w:line="480" w:lineRule="auto"/>
              <w:contextualSpacing/>
              <w:rPr>
                <w:b/>
                <w:bCs/>
              </w:rPr>
            </w:pPr>
            <w:r w:rsidRPr="00AE4434">
              <w:rPr>
                <w:b/>
                <w:bCs/>
              </w:rPr>
              <w:t>Figure S2.5</w:t>
            </w:r>
            <w:r w:rsidRPr="00AE4434">
              <w:t>: Tornado plot of univariate sensitivity analyses</w:t>
            </w:r>
            <w:r w:rsidR="00826687">
              <w:t>..</w:t>
            </w:r>
            <w:r w:rsidRPr="00AE4434">
              <w:t>.</w:t>
            </w:r>
          </w:p>
        </w:tc>
        <w:tc>
          <w:tcPr>
            <w:tcW w:w="824" w:type="dxa"/>
          </w:tcPr>
          <w:p w14:paraId="27F6476D" w14:textId="2F6FB29D" w:rsidR="00AE4434" w:rsidRDefault="00AE4434" w:rsidP="00826687">
            <w:pPr>
              <w:spacing w:line="480" w:lineRule="auto"/>
              <w:contextualSpacing/>
              <w:jc w:val="right"/>
              <w:rPr>
                <w:rFonts w:cs="Arial"/>
                <w:bCs/>
                <w:szCs w:val="22"/>
              </w:rPr>
            </w:pPr>
            <w:r>
              <w:rPr>
                <w:rFonts w:cs="Arial"/>
                <w:bCs/>
                <w:szCs w:val="22"/>
              </w:rPr>
              <w:t>2</w:t>
            </w:r>
            <w:r w:rsidR="004308C2">
              <w:rPr>
                <w:rFonts w:cs="Arial"/>
                <w:bCs/>
                <w:szCs w:val="22"/>
              </w:rPr>
              <w:t>8</w:t>
            </w:r>
          </w:p>
        </w:tc>
      </w:tr>
      <w:tr w:rsidR="00AE4434" w14:paraId="5316DE95" w14:textId="77777777" w:rsidTr="00662392">
        <w:tc>
          <w:tcPr>
            <w:tcW w:w="9383" w:type="dxa"/>
          </w:tcPr>
          <w:p w14:paraId="64299420" w14:textId="5EDDB499" w:rsidR="00AE4434" w:rsidRPr="00AE4434" w:rsidRDefault="00AE4434" w:rsidP="00826687">
            <w:pPr>
              <w:spacing w:line="480" w:lineRule="auto"/>
              <w:contextualSpacing/>
              <w:rPr>
                <w:b/>
                <w:bCs/>
              </w:rPr>
            </w:pPr>
            <w:r w:rsidRPr="00AE4434">
              <w:rPr>
                <w:b/>
                <w:bCs/>
              </w:rPr>
              <w:t>Figure S2.6</w:t>
            </w:r>
            <w:r w:rsidRPr="00AE4434">
              <w:t>: Cost-effectiveness acceptability curves for each analysis</w:t>
            </w:r>
            <w:r w:rsidR="00826687">
              <w:t>…</w:t>
            </w:r>
          </w:p>
        </w:tc>
        <w:tc>
          <w:tcPr>
            <w:tcW w:w="824" w:type="dxa"/>
          </w:tcPr>
          <w:p w14:paraId="2A24712F" w14:textId="44920C0E" w:rsidR="00AE4434" w:rsidRDefault="00AE4434" w:rsidP="00826687">
            <w:pPr>
              <w:spacing w:line="480" w:lineRule="auto"/>
              <w:contextualSpacing/>
              <w:jc w:val="right"/>
              <w:rPr>
                <w:rFonts w:cs="Arial"/>
                <w:bCs/>
                <w:szCs w:val="22"/>
              </w:rPr>
            </w:pPr>
            <w:r>
              <w:rPr>
                <w:rFonts w:cs="Arial"/>
                <w:bCs/>
                <w:szCs w:val="22"/>
              </w:rPr>
              <w:t>3</w:t>
            </w:r>
            <w:r w:rsidR="008A777A">
              <w:rPr>
                <w:rFonts w:cs="Arial"/>
                <w:bCs/>
                <w:szCs w:val="22"/>
              </w:rPr>
              <w:t>1</w:t>
            </w:r>
          </w:p>
        </w:tc>
      </w:tr>
    </w:tbl>
    <w:p w14:paraId="0CB70DED" w14:textId="77777777" w:rsidR="00F52418" w:rsidRDefault="00F52418" w:rsidP="00D21B8F">
      <w:pPr>
        <w:spacing w:line="360" w:lineRule="auto"/>
        <w:jc w:val="center"/>
        <w:rPr>
          <w:rFonts w:cs="Arial"/>
          <w:b/>
          <w:bCs/>
          <w:color w:val="000000" w:themeColor="text1"/>
          <w:sz w:val="28"/>
          <w:szCs w:val="28"/>
        </w:rPr>
      </w:pPr>
    </w:p>
    <w:p w14:paraId="38335162" w14:textId="7645BEBE" w:rsidR="00826938" w:rsidRPr="000A2D7B" w:rsidRDefault="00826938" w:rsidP="00D21B8F">
      <w:pPr>
        <w:spacing w:line="360" w:lineRule="auto"/>
        <w:jc w:val="center"/>
        <w:rPr>
          <w:rFonts w:cs="Arial"/>
          <w:b/>
          <w:bCs/>
          <w:color w:val="000000" w:themeColor="text1"/>
          <w:sz w:val="28"/>
          <w:szCs w:val="28"/>
        </w:rPr>
      </w:pPr>
      <w:r w:rsidRPr="000A2D7B">
        <w:rPr>
          <w:rFonts w:cs="Arial"/>
          <w:b/>
          <w:bCs/>
          <w:color w:val="000000" w:themeColor="text1"/>
          <w:sz w:val="28"/>
          <w:szCs w:val="28"/>
        </w:rPr>
        <w:lastRenderedPageBreak/>
        <w:t>APPENDIX I</w:t>
      </w:r>
    </w:p>
    <w:p w14:paraId="2015AFA1" w14:textId="7DA18334" w:rsidR="00D21B8F" w:rsidRDefault="00D21B8F" w:rsidP="00D21B8F">
      <w:pPr>
        <w:spacing w:line="360" w:lineRule="auto"/>
        <w:jc w:val="center"/>
        <w:rPr>
          <w:rFonts w:cs="Arial"/>
          <w:color w:val="000000" w:themeColor="text1"/>
          <w:szCs w:val="22"/>
        </w:rPr>
      </w:pPr>
      <w:bookmarkStart w:id="1" w:name="_Hlk131092383"/>
      <w:r w:rsidRPr="003F1E44">
        <w:rPr>
          <w:rFonts w:cs="Arial"/>
          <w:b/>
          <w:bCs/>
          <w:color w:val="000000" w:themeColor="text1"/>
          <w:szCs w:val="22"/>
        </w:rPr>
        <w:t xml:space="preserve">Table </w:t>
      </w:r>
      <w:r>
        <w:rPr>
          <w:rFonts w:cs="Arial"/>
          <w:b/>
          <w:bCs/>
          <w:color w:val="000000" w:themeColor="text1"/>
          <w:szCs w:val="22"/>
        </w:rPr>
        <w:t>S</w:t>
      </w:r>
      <w:r w:rsidRPr="003F1E44">
        <w:rPr>
          <w:rFonts w:cs="Arial"/>
          <w:b/>
          <w:bCs/>
          <w:color w:val="000000" w:themeColor="text1"/>
          <w:szCs w:val="22"/>
        </w:rPr>
        <w:t>1</w:t>
      </w:r>
      <w:r>
        <w:rPr>
          <w:rFonts w:cs="Arial"/>
          <w:b/>
          <w:color w:val="000000" w:themeColor="text1"/>
          <w:szCs w:val="22"/>
        </w:rPr>
        <w:t>.</w:t>
      </w:r>
      <w:r w:rsidR="00826938">
        <w:rPr>
          <w:rFonts w:cs="Arial"/>
          <w:b/>
          <w:bCs/>
          <w:color w:val="000000" w:themeColor="text1"/>
          <w:szCs w:val="22"/>
        </w:rPr>
        <w:t>1</w:t>
      </w:r>
      <w:r w:rsidRPr="003F1E44">
        <w:rPr>
          <w:rFonts w:cs="Arial"/>
          <w:color w:val="000000" w:themeColor="text1"/>
          <w:szCs w:val="22"/>
        </w:rPr>
        <w:t xml:space="preserve">. Dosing schedule for </w:t>
      </w:r>
      <w:r>
        <w:rPr>
          <w:rFonts w:cs="Arial"/>
          <w:color w:val="000000" w:themeColor="text1"/>
          <w:szCs w:val="22"/>
        </w:rPr>
        <w:t>BUP-XR</w:t>
      </w:r>
      <w:r w:rsidRPr="003F1E44">
        <w:rPr>
          <w:rFonts w:cs="Arial"/>
          <w:color w:val="000000" w:themeColor="text1"/>
          <w:szCs w:val="22"/>
        </w:rPr>
        <w:t xml:space="preserve"> in the study</w:t>
      </w:r>
    </w:p>
    <w:tbl>
      <w:tblPr>
        <w:tblW w:w="101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51"/>
        <w:gridCol w:w="1843"/>
        <w:gridCol w:w="3008"/>
        <w:gridCol w:w="2186"/>
        <w:gridCol w:w="2308"/>
      </w:tblGrid>
      <w:tr w:rsidR="00D21B8F" w:rsidRPr="003F1E44" w14:paraId="6A3C0F02" w14:textId="77777777" w:rsidTr="00613F5C">
        <w:trPr>
          <w:jc w:val="center"/>
        </w:trPr>
        <w:tc>
          <w:tcPr>
            <w:tcW w:w="851" w:type="dxa"/>
            <w:tcMar>
              <w:top w:w="0" w:type="dxa"/>
              <w:left w:w="108" w:type="dxa"/>
              <w:bottom w:w="0" w:type="dxa"/>
              <w:right w:w="108" w:type="dxa"/>
            </w:tcMar>
            <w:hideMark/>
          </w:tcPr>
          <w:p w14:paraId="36B2DA26" w14:textId="77777777" w:rsidR="00D21B8F" w:rsidRPr="003F1E44" w:rsidRDefault="00D21B8F" w:rsidP="00833D52">
            <w:pPr>
              <w:spacing w:line="276" w:lineRule="auto"/>
              <w:rPr>
                <w:rFonts w:cs="Arial"/>
                <w:b/>
                <w:bCs/>
                <w:szCs w:val="22"/>
              </w:rPr>
            </w:pPr>
            <w:r w:rsidRPr="003F1E44">
              <w:rPr>
                <w:rFonts w:cs="Arial"/>
                <w:b/>
                <w:bCs/>
                <w:szCs w:val="22"/>
              </w:rPr>
              <w:t>Dose</w:t>
            </w:r>
          </w:p>
        </w:tc>
        <w:tc>
          <w:tcPr>
            <w:tcW w:w="1843" w:type="dxa"/>
            <w:tcMar>
              <w:top w:w="0" w:type="dxa"/>
              <w:left w:w="108" w:type="dxa"/>
              <w:bottom w:w="0" w:type="dxa"/>
              <w:right w:w="108" w:type="dxa"/>
            </w:tcMar>
            <w:hideMark/>
          </w:tcPr>
          <w:p w14:paraId="0667B302" w14:textId="77777777" w:rsidR="00D21B8F" w:rsidRPr="003F1E44" w:rsidRDefault="00D21B8F" w:rsidP="00833D52">
            <w:pPr>
              <w:spacing w:line="276" w:lineRule="auto"/>
              <w:rPr>
                <w:rFonts w:cs="Arial"/>
                <w:b/>
                <w:bCs/>
                <w:szCs w:val="22"/>
              </w:rPr>
            </w:pPr>
            <w:r w:rsidRPr="003F1E44">
              <w:rPr>
                <w:rFonts w:cs="Arial"/>
                <w:b/>
                <w:bCs/>
                <w:szCs w:val="22"/>
              </w:rPr>
              <w:t>Scheduled day</w:t>
            </w:r>
          </w:p>
        </w:tc>
        <w:tc>
          <w:tcPr>
            <w:tcW w:w="3008" w:type="dxa"/>
            <w:tcMar>
              <w:top w:w="0" w:type="dxa"/>
              <w:left w:w="108" w:type="dxa"/>
              <w:bottom w:w="0" w:type="dxa"/>
              <w:right w:w="108" w:type="dxa"/>
            </w:tcMar>
            <w:hideMark/>
          </w:tcPr>
          <w:p w14:paraId="534B06FA" w14:textId="77777777" w:rsidR="00D21B8F" w:rsidRPr="003F1E44" w:rsidRDefault="00D21B8F" w:rsidP="00833D52">
            <w:pPr>
              <w:spacing w:line="276" w:lineRule="auto"/>
              <w:rPr>
                <w:rFonts w:cs="Arial"/>
                <w:b/>
                <w:bCs/>
                <w:szCs w:val="22"/>
              </w:rPr>
            </w:pPr>
            <w:r w:rsidRPr="003F1E44">
              <w:rPr>
                <w:rFonts w:cs="Arial"/>
                <w:b/>
                <w:bCs/>
                <w:szCs w:val="22"/>
              </w:rPr>
              <w:t>Visit</w:t>
            </w:r>
          </w:p>
        </w:tc>
        <w:tc>
          <w:tcPr>
            <w:tcW w:w="2186" w:type="dxa"/>
            <w:tcMar>
              <w:top w:w="0" w:type="dxa"/>
              <w:left w:w="108" w:type="dxa"/>
              <w:bottom w:w="0" w:type="dxa"/>
              <w:right w:w="108" w:type="dxa"/>
            </w:tcMar>
            <w:hideMark/>
          </w:tcPr>
          <w:p w14:paraId="005787F4" w14:textId="77777777" w:rsidR="00D21B8F" w:rsidRPr="003F1E44" w:rsidRDefault="00D21B8F" w:rsidP="00833D52">
            <w:pPr>
              <w:spacing w:line="276" w:lineRule="auto"/>
              <w:rPr>
                <w:rFonts w:cs="Arial"/>
                <w:b/>
                <w:bCs/>
                <w:szCs w:val="22"/>
              </w:rPr>
            </w:pPr>
            <w:r w:rsidRPr="003F1E44">
              <w:rPr>
                <w:rFonts w:cs="Arial"/>
                <w:b/>
                <w:bCs/>
                <w:szCs w:val="22"/>
              </w:rPr>
              <w:t>Window (day)</w:t>
            </w:r>
          </w:p>
        </w:tc>
        <w:tc>
          <w:tcPr>
            <w:tcW w:w="2308" w:type="dxa"/>
            <w:tcMar>
              <w:top w:w="0" w:type="dxa"/>
              <w:left w:w="108" w:type="dxa"/>
              <w:bottom w:w="0" w:type="dxa"/>
              <w:right w:w="108" w:type="dxa"/>
            </w:tcMar>
            <w:hideMark/>
          </w:tcPr>
          <w:p w14:paraId="39075B08" w14:textId="77777777" w:rsidR="00D21B8F" w:rsidRPr="003F1E44" w:rsidRDefault="00D21B8F" w:rsidP="00833D52">
            <w:pPr>
              <w:spacing w:line="276" w:lineRule="auto"/>
              <w:rPr>
                <w:rFonts w:cs="Arial"/>
                <w:b/>
                <w:bCs/>
                <w:szCs w:val="22"/>
              </w:rPr>
            </w:pPr>
            <w:r w:rsidRPr="003F1E44">
              <w:rPr>
                <w:rFonts w:cs="Arial"/>
                <w:b/>
                <w:bCs/>
                <w:szCs w:val="22"/>
              </w:rPr>
              <w:t>Dose</w:t>
            </w:r>
          </w:p>
        </w:tc>
      </w:tr>
      <w:tr w:rsidR="00D21B8F" w:rsidRPr="003F1E44" w14:paraId="116281AE" w14:textId="77777777" w:rsidTr="00613F5C">
        <w:trPr>
          <w:jc w:val="center"/>
        </w:trPr>
        <w:tc>
          <w:tcPr>
            <w:tcW w:w="851" w:type="dxa"/>
            <w:tcMar>
              <w:top w:w="0" w:type="dxa"/>
              <w:left w:w="108" w:type="dxa"/>
              <w:bottom w:w="0" w:type="dxa"/>
              <w:right w:w="108" w:type="dxa"/>
            </w:tcMar>
            <w:hideMark/>
          </w:tcPr>
          <w:p w14:paraId="1D18A46F" w14:textId="77B1D400" w:rsidR="00D21B8F" w:rsidRPr="003F1E44" w:rsidRDefault="00FD4C75" w:rsidP="00833D52">
            <w:pPr>
              <w:spacing w:line="276" w:lineRule="auto"/>
              <w:jc w:val="both"/>
              <w:rPr>
                <w:rFonts w:cs="Arial"/>
                <w:szCs w:val="22"/>
              </w:rPr>
            </w:pPr>
            <w:r>
              <w:rPr>
                <w:rFonts w:cs="Arial"/>
                <w:szCs w:val="22"/>
              </w:rPr>
              <w:t>1</w:t>
            </w:r>
          </w:p>
        </w:tc>
        <w:tc>
          <w:tcPr>
            <w:tcW w:w="1843" w:type="dxa"/>
            <w:tcMar>
              <w:top w:w="0" w:type="dxa"/>
              <w:left w:w="108" w:type="dxa"/>
              <w:bottom w:w="0" w:type="dxa"/>
              <w:right w:w="108" w:type="dxa"/>
            </w:tcMar>
            <w:hideMark/>
          </w:tcPr>
          <w:p w14:paraId="5568EE98" w14:textId="32F84688" w:rsidR="00D21B8F" w:rsidRPr="003F1E44" w:rsidRDefault="00904B66" w:rsidP="00833D52">
            <w:pPr>
              <w:spacing w:line="276" w:lineRule="auto"/>
              <w:rPr>
                <w:rFonts w:cs="Arial"/>
                <w:szCs w:val="22"/>
                <w:lang w:val="en-AU"/>
              </w:rPr>
            </w:pPr>
            <w:r>
              <w:rPr>
                <w:rFonts w:cs="Arial"/>
                <w:szCs w:val="22"/>
                <w:lang w:val="en-AU"/>
              </w:rPr>
              <w:t>1</w:t>
            </w:r>
          </w:p>
        </w:tc>
        <w:tc>
          <w:tcPr>
            <w:tcW w:w="3008" w:type="dxa"/>
            <w:tcMar>
              <w:top w:w="0" w:type="dxa"/>
              <w:left w:w="108" w:type="dxa"/>
              <w:bottom w:w="0" w:type="dxa"/>
              <w:right w:w="108" w:type="dxa"/>
            </w:tcMar>
            <w:hideMark/>
          </w:tcPr>
          <w:p w14:paraId="359626DE" w14:textId="4FC7F55A" w:rsidR="00D21B8F" w:rsidRPr="003F1E44" w:rsidRDefault="00904B66" w:rsidP="00833D52">
            <w:pPr>
              <w:spacing w:line="276" w:lineRule="auto"/>
              <w:rPr>
                <w:rFonts w:cs="Arial"/>
                <w:szCs w:val="22"/>
                <w:lang w:val="en-AU"/>
              </w:rPr>
            </w:pPr>
            <w:r>
              <w:rPr>
                <w:rFonts w:cs="Arial"/>
                <w:szCs w:val="22"/>
                <w:lang w:val="en-AU"/>
              </w:rPr>
              <w:t>Week 1</w:t>
            </w:r>
          </w:p>
        </w:tc>
        <w:tc>
          <w:tcPr>
            <w:tcW w:w="2186" w:type="dxa"/>
            <w:tcMar>
              <w:top w:w="0" w:type="dxa"/>
              <w:left w:w="108" w:type="dxa"/>
              <w:bottom w:w="0" w:type="dxa"/>
              <w:right w:w="108" w:type="dxa"/>
            </w:tcMar>
            <w:hideMark/>
          </w:tcPr>
          <w:p w14:paraId="5C5DF0D5" w14:textId="1F524A47" w:rsidR="00D21B8F" w:rsidRPr="003F1E44" w:rsidRDefault="00904B66" w:rsidP="00D21B8F">
            <w:pPr>
              <w:spacing w:line="276" w:lineRule="auto"/>
              <w:rPr>
                <w:rFonts w:cs="Arial"/>
                <w:szCs w:val="22"/>
                <w:lang w:val="en-AU"/>
              </w:rPr>
            </w:pPr>
            <w:r>
              <w:rPr>
                <w:rFonts w:cs="Arial"/>
                <w:szCs w:val="22"/>
                <w:lang w:val="en-AU"/>
              </w:rPr>
              <w:t>1-7</w:t>
            </w:r>
          </w:p>
        </w:tc>
        <w:tc>
          <w:tcPr>
            <w:tcW w:w="2308" w:type="dxa"/>
            <w:tcMar>
              <w:top w:w="0" w:type="dxa"/>
              <w:left w:w="108" w:type="dxa"/>
              <w:bottom w:w="0" w:type="dxa"/>
              <w:right w:w="108" w:type="dxa"/>
            </w:tcMar>
            <w:hideMark/>
          </w:tcPr>
          <w:p w14:paraId="1AED0195" w14:textId="5850BA49" w:rsidR="00D21B8F" w:rsidRPr="003F1E44" w:rsidRDefault="00D21B8F" w:rsidP="00833D52">
            <w:pPr>
              <w:spacing w:line="276" w:lineRule="auto"/>
              <w:jc w:val="both"/>
              <w:rPr>
                <w:rFonts w:cs="Arial"/>
                <w:szCs w:val="22"/>
              </w:rPr>
            </w:pPr>
            <w:r w:rsidRPr="003F1E44">
              <w:rPr>
                <w:rFonts w:cs="Arial"/>
                <w:szCs w:val="22"/>
              </w:rPr>
              <w:t>300mg (loading)</w:t>
            </w:r>
          </w:p>
        </w:tc>
      </w:tr>
      <w:tr w:rsidR="00D21B8F" w:rsidRPr="003F1E44" w14:paraId="24270750" w14:textId="77777777" w:rsidTr="00613F5C">
        <w:trPr>
          <w:jc w:val="center"/>
        </w:trPr>
        <w:tc>
          <w:tcPr>
            <w:tcW w:w="851" w:type="dxa"/>
            <w:tcMar>
              <w:top w:w="0" w:type="dxa"/>
              <w:left w:w="108" w:type="dxa"/>
              <w:bottom w:w="0" w:type="dxa"/>
              <w:right w:w="108" w:type="dxa"/>
            </w:tcMar>
            <w:hideMark/>
          </w:tcPr>
          <w:p w14:paraId="0B15ADCE" w14:textId="77777777" w:rsidR="00D21B8F" w:rsidRPr="003F1E44" w:rsidRDefault="00D21B8F" w:rsidP="00833D52">
            <w:pPr>
              <w:spacing w:line="276" w:lineRule="auto"/>
              <w:jc w:val="both"/>
              <w:rPr>
                <w:rFonts w:cs="Arial"/>
                <w:szCs w:val="22"/>
              </w:rPr>
            </w:pPr>
            <w:r w:rsidRPr="003F1E44">
              <w:rPr>
                <w:rFonts w:cs="Arial"/>
                <w:szCs w:val="22"/>
              </w:rPr>
              <w:t>2</w:t>
            </w:r>
          </w:p>
        </w:tc>
        <w:tc>
          <w:tcPr>
            <w:tcW w:w="1843" w:type="dxa"/>
            <w:tcMar>
              <w:top w:w="0" w:type="dxa"/>
              <w:left w:w="108" w:type="dxa"/>
              <w:bottom w:w="0" w:type="dxa"/>
              <w:right w:w="108" w:type="dxa"/>
            </w:tcMar>
            <w:hideMark/>
          </w:tcPr>
          <w:p w14:paraId="59B97726" w14:textId="77777777" w:rsidR="00D21B8F" w:rsidRPr="003F1E44" w:rsidRDefault="00D21B8F" w:rsidP="00833D52">
            <w:pPr>
              <w:spacing w:line="276" w:lineRule="auto"/>
              <w:rPr>
                <w:rFonts w:cs="Arial"/>
                <w:szCs w:val="22"/>
                <w:lang w:val="en-AU"/>
              </w:rPr>
            </w:pPr>
            <w:r w:rsidRPr="003F1E44">
              <w:rPr>
                <w:rFonts w:cs="Arial"/>
                <w:szCs w:val="22"/>
              </w:rPr>
              <w:t xml:space="preserve">28 </w:t>
            </w:r>
          </w:p>
        </w:tc>
        <w:tc>
          <w:tcPr>
            <w:tcW w:w="3008" w:type="dxa"/>
            <w:tcMar>
              <w:top w:w="0" w:type="dxa"/>
              <w:left w:w="108" w:type="dxa"/>
              <w:bottom w:w="0" w:type="dxa"/>
              <w:right w:w="108" w:type="dxa"/>
            </w:tcMar>
            <w:hideMark/>
          </w:tcPr>
          <w:p w14:paraId="3B1CD94D" w14:textId="77777777" w:rsidR="00D21B8F" w:rsidRPr="003F1E44" w:rsidRDefault="00D21B8F" w:rsidP="00833D52">
            <w:pPr>
              <w:spacing w:line="276" w:lineRule="auto"/>
              <w:rPr>
                <w:rFonts w:cs="Arial"/>
                <w:szCs w:val="22"/>
              </w:rPr>
            </w:pPr>
            <w:r w:rsidRPr="003F1E44">
              <w:rPr>
                <w:rFonts w:cs="Arial"/>
                <w:szCs w:val="22"/>
              </w:rPr>
              <w:t>Week 4</w:t>
            </w:r>
          </w:p>
        </w:tc>
        <w:tc>
          <w:tcPr>
            <w:tcW w:w="2186" w:type="dxa"/>
            <w:tcMar>
              <w:top w:w="0" w:type="dxa"/>
              <w:left w:w="108" w:type="dxa"/>
              <w:bottom w:w="0" w:type="dxa"/>
              <w:right w:w="108" w:type="dxa"/>
            </w:tcMar>
            <w:hideMark/>
          </w:tcPr>
          <w:p w14:paraId="5CC93969" w14:textId="77777777" w:rsidR="00D21B8F" w:rsidRPr="003F1E44" w:rsidRDefault="00D21B8F" w:rsidP="00833D52">
            <w:pPr>
              <w:spacing w:line="276" w:lineRule="auto"/>
              <w:rPr>
                <w:rFonts w:cs="Arial"/>
                <w:szCs w:val="22"/>
                <w:lang w:val="en-AU"/>
              </w:rPr>
            </w:pPr>
            <w:r w:rsidRPr="003F1E44">
              <w:rPr>
                <w:rFonts w:cs="Arial"/>
                <w:szCs w:val="22"/>
              </w:rPr>
              <w:t>21-42</w:t>
            </w:r>
          </w:p>
        </w:tc>
        <w:tc>
          <w:tcPr>
            <w:tcW w:w="2308" w:type="dxa"/>
            <w:tcMar>
              <w:top w:w="0" w:type="dxa"/>
              <w:left w:w="108" w:type="dxa"/>
              <w:bottom w:w="0" w:type="dxa"/>
              <w:right w:w="108" w:type="dxa"/>
            </w:tcMar>
            <w:hideMark/>
          </w:tcPr>
          <w:p w14:paraId="2EAC5433" w14:textId="77777777" w:rsidR="00D21B8F" w:rsidRPr="003F1E44" w:rsidRDefault="00D21B8F" w:rsidP="00833D52">
            <w:pPr>
              <w:spacing w:line="276" w:lineRule="auto"/>
              <w:rPr>
                <w:rFonts w:cs="Arial"/>
                <w:szCs w:val="22"/>
                <w:lang w:val="en-AU"/>
              </w:rPr>
            </w:pPr>
            <w:r w:rsidRPr="003F1E44">
              <w:rPr>
                <w:rFonts w:cs="Arial"/>
                <w:szCs w:val="22"/>
              </w:rPr>
              <w:t>300mg (loading)</w:t>
            </w:r>
          </w:p>
        </w:tc>
      </w:tr>
      <w:tr w:rsidR="00D21B8F" w:rsidRPr="003F1E44" w14:paraId="43BE2D9F" w14:textId="77777777" w:rsidTr="00613F5C">
        <w:trPr>
          <w:jc w:val="center"/>
        </w:trPr>
        <w:tc>
          <w:tcPr>
            <w:tcW w:w="851" w:type="dxa"/>
            <w:tcMar>
              <w:top w:w="0" w:type="dxa"/>
              <w:left w:w="108" w:type="dxa"/>
              <w:bottom w:w="0" w:type="dxa"/>
              <w:right w:w="108" w:type="dxa"/>
            </w:tcMar>
            <w:hideMark/>
          </w:tcPr>
          <w:p w14:paraId="0850594A" w14:textId="77777777" w:rsidR="00D21B8F" w:rsidRPr="003F1E44" w:rsidRDefault="00D21B8F" w:rsidP="00833D52">
            <w:pPr>
              <w:spacing w:line="276" w:lineRule="auto"/>
              <w:jc w:val="both"/>
              <w:rPr>
                <w:rFonts w:cs="Arial"/>
                <w:szCs w:val="22"/>
              </w:rPr>
            </w:pPr>
            <w:r w:rsidRPr="003F1E44">
              <w:rPr>
                <w:rFonts w:cs="Arial"/>
                <w:szCs w:val="22"/>
              </w:rPr>
              <w:t>3</w:t>
            </w:r>
          </w:p>
        </w:tc>
        <w:tc>
          <w:tcPr>
            <w:tcW w:w="1843" w:type="dxa"/>
            <w:tcMar>
              <w:top w:w="0" w:type="dxa"/>
              <w:left w:w="108" w:type="dxa"/>
              <w:bottom w:w="0" w:type="dxa"/>
              <w:right w:w="108" w:type="dxa"/>
            </w:tcMar>
            <w:hideMark/>
          </w:tcPr>
          <w:p w14:paraId="0D7E1B77" w14:textId="77777777" w:rsidR="00D21B8F" w:rsidRPr="003F1E44" w:rsidRDefault="00D21B8F" w:rsidP="00833D52">
            <w:pPr>
              <w:spacing w:line="276" w:lineRule="auto"/>
              <w:rPr>
                <w:rFonts w:cs="Arial"/>
                <w:szCs w:val="22"/>
                <w:lang w:val="en-AU"/>
              </w:rPr>
            </w:pPr>
            <w:r w:rsidRPr="003F1E44">
              <w:rPr>
                <w:rFonts w:cs="Arial"/>
                <w:szCs w:val="22"/>
              </w:rPr>
              <w:t xml:space="preserve">56 </w:t>
            </w:r>
          </w:p>
        </w:tc>
        <w:tc>
          <w:tcPr>
            <w:tcW w:w="3008" w:type="dxa"/>
            <w:tcMar>
              <w:top w:w="0" w:type="dxa"/>
              <w:left w:w="108" w:type="dxa"/>
              <w:bottom w:w="0" w:type="dxa"/>
              <w:right w:w="108" w:type="dxa"/>
            </w:tcMar>
            <w:hideMark/>
          </w:tcPr>
          <w:p w14:paraId="39F064D2" w14:textId="77777777" w:rsidR="00D21B8F" w:rsidRPr="003F1E44" w:rsidRDefault="00D21B8F" w:rsidP="00833D52">
            <w:pPr>
              <w:spacing w:line="276" w:lineRule="auto"/>
              <w:rPr>
                <w:rFonts w:cs="Arial"/>
                <w:szCs w:val="22"/>
              </w:rPr>
            </w:pPr>
            <w:r w:rsidRPr="003F1E44">
              <w:rPr>
                <w:rFonts w:cs="Arial"/>
                <w:szCs w:val="22"/>
              </w:rPr>
              <w:t>Week 8</w:t>
            </w:r>
          </w:p>
        </w:tc>
        <w:tc>
          <w:tcPr>
            <w:tcW w:w="2186" w:type="dxa"/>
            <w:tcMar>
              <w:top w:w="0" w:type="dxa"/>
              <w:left w:w="108" w:type="dxa"/>
              <w:bottom w:w="0" w:type="dxa"/>
              <w:right w:w="108" w:type="dxa"/>
            </w:tcMar>
            <w:hideMark/>
          </w:tcPr>
          <w:p w14:paraId="565895CB" w14:textId="77777777" w:rsidR="00D21B8F" w:rsidRPr="003F1E44" w:rsidRDefault="00D21B8F" w:rsidP="00833D52">
            <w:pPr>
              <w:spacing w:line="276" w:lineRule="auto"/>
              <w:rPr>
                <w:rFonts w:cs="Arial"/>
                <w:szCs w:val="22"/>
                <w:lang w:val="en-AU"/>
              </w:rPr>
            </w:pPr>
            <w:r w:rsidRPr="003F1E44">
              <w:rPr>
                <w:rFonts w:cs="Arial"/>
                <w:szCs w:val="22"/>
              </w:rPr>
              <w:t>54-70</w:t>
            </w:r>
          </w:p>
        </w:tc>
        <w:tc>
          <w:tcPr>
            <w:tcW w:w="2308" w:type="dxa"/>
            <w:tcMar>
              <w:top w:w="0" w:type="dxa"/>
              <w:left w:w="108" w:type="dxa"/>
              <w:bottom w:w="0" w:type="dxa"/>
              <w:right w:w="108" w:type="dxa"/>
            </w:tcMar>
            <w:hideMark/>
          </w:tcPr>
          <w:p w14:paraId="1F776DDB" w14:textId="65700F74" w:rsidR="00D21B8F" w:rsidRPr="003F1E44" w:rsidRDefault="00D21B8F" w:rsidP="00833D52">
            <w:pPr>
              <w:spacing w:line="276" w:lineRule="auto"/>
              <w:rPr>
                <w:rFonts w:cs="Arial"/>
                <w:szCs w:val="22"/>
                <w:lang w:val="en-AU"/>
              </w:rPr>
            </w:pPr>
            <w:r w:rsidRPr="003F1E44">
              <w:rPr>
                <w:rFonts w:cs="Arial"/>
                <w:szCs w:val="22"/>
              </w:rPr>
              <w:t>100mg or 300mg</w:t>
            </w:r>
            <w:r w:rsidR="00613F5C">
              <w:rPr>
                <w:rFonts w:cs="Arial"/>
                <w:szCs w:val="22"/>
              </w:rPr>
              <w:t xml:space="preserve"> *</w:t>
            </w:r>
          </w:p>
        </w:tc>
      </w:tr>
      <w:tr w:rsidR="00D21B8F" w:rsidRPr="003F1E44" w14:paraId="0CA0B788" w14:textId="77777777" w:rsidTr="00613F5C">
        <w:trPr>
          <w:jc w:val="center"/>
        </w:trPr>
        <w:tc>
          <w:tcPr>
            <w:tcW w:w="851" w:type="dxa"/>
            <w:tcMar>
              <w:top w:w="0" w:type="dxa"/>
              <w:left w:w="108" w:type="dxa"/>
              <w:bottom w:w="0" w:type="dxa"/>
              <w:right w:w="108" w:type="dxa"/>
            </w:tcMar>
            <w:hideMark/>
          </w:tcPr>
          <w:p w14:paraId="71E8F60A" w14:textId="77777777" w:rsidR="00D21B8F" w:rsidRPr="003F1E44" w:rsidRDefault="00D21B8F" w:rsidP="00833D52">
            <w:pPr>
              <w:spacing w:line="276" w:lineRule="auto"/>
              <w:jc w:val="both"/>
              <w:rPr>
                <w:rFonts w:cs="Arial"/>
                <w:szCs w:val="22"/>
              </w:rPr>
            </w:pPr>
            <w:r w:rsidRPr="003F1E44">
              <w:rPr>
                <w:rFonts w:cs="Arial"/>
                <w:szCs w:val="22"/>
              </w:rPr>
              <w:t>4</w:t>
            </w:r>
          </w:p>
        </w:tc>
        <w:tc>
          <w:tcPr>
            <w:tcW w:w="1843" w:type="dxa"/>
            <w:tcMar>
              <w:top w:w="0" w:type="dxa"/>
              <w:left w:w="108" w:type="dxa"/>
              <w:bottom w:w="0" w:type="dxa"/>
              <w:right w:w="108" w:type="dxa"/>
            </w:tcMar>
            <w:hideMark/>
          </w:tcPr>
          <w:p w14:paraId="1133D034" w14:textId="77777777" w:rsidR="00D21B8F" w:rsidRPr="003F1E44" w:rsidRDefault="00D21B8F" w:rsidP="00833D52">
            <w:pPr>
              <w:spacing w:line="276" w:lineRule="auto"/>
              <w:rPr>
                <w:rFonts w:cs="Arial"/>
                <w:szCs w:val="22"/>
                <w:lang w:val="en-AU"/>
              </w:rPr>
            </w:pPr>
            <w:r w:rsidRPr="003F1E44">
              <w:rPr>
                <w:rFonts w:cs="Arial"/>
                <w:szCs w:val="22"/>
              </w:rPr>
              <w:t xml:space="preserve">84 </w:t>
            </w:r>
          </w:p>
        </w:tc>
        <w:tc>
          <w:tcPr>
            <w:tcW w:w="3008" w:type="dxa"/>
            <w:tcMar>
              <w:top w:w="0" w:type="dxa"/>
              <w:left w:w="108" w:type="dxa"/>
              <w:bottom w:w="0" w:type="dxa"/>
              <w:right w:w="108" w:type="dxa"/>
            </w:tcMar>
            <w:hideMark/>
          </w:tcPr>
          <w:p w14:paraId="0BC70408" w14:textId="77777777" w:rsidR="00D21B8F" w:rsidRPr="003F1E44" w:rsidRDefault="00D21B8F" w:rsidP="00833D52">
            <w:pPr>
              <w:spacing w:line="276" w:lineRule="auto"/>
              <w:rPr>
                <w:rFonts w:cs="Arial"/>
                <w:szCs w:val="22"/>
              </w:rPr>
            </w:pPr>
            <w:r w:rsidRPr="003F1E44">
              <w:rPr>
                <w:rFonts w:cs="Arial"/>
                <w:szCs w:val="22"/>
              </w:rPr>
              <w:t>Week 12</w:t>
            </w:r>
          </w:p>
        </w:tc>
        <w:tc>
          <w:tcPr>
            <w:tcW w:w="2186" w:type="dxa"/>
            <w:tcMar>
              <w:top w:w="0" w:type="dxa"/>
              <w:left w:w="108" w:type="dxa"/>
              <w:bottom w:w="0" w:type="dxa"/>
              <w:right w:w="108" w:type="dxa"/>
            </w:tcMar>
            <w:hideMark/>
          </w:tcPr>
          <w:p w14:paraId="6CF24FAA" w14:textId="77777777" w:rsidR="00D21B8F" w:rsidRPr="003F1E44" w:rsidRDefault="00D21B8F" w:rsidP="00833D52">
            <w:pPr>
              <w:spacing w:line="276" w:lineRule="auto"/>
              <w:rPr>
                <w:rFonts w:cs="Arial"/>
                <w:szCs w:val="22"/>
                <w:lang w:val="en-AU"/>
              </w:rPr>
            </w:pPr>
            <w:r w:rsidRPr="003F1E44">
              <w:rPr>
                <w:rFonts w:cs="Arial"/>
                <w:szCs w:val="22"/>
              </w:rPr>
              <w:t>82-98</w:t>
            </w:r>
          </w:p>
        </w:tc>
        <w:tc>
          <w:tcPr>
            <w:tcW w:w="2308" w:type="dxa"/>
            <w:tcMar>
              <w:top w:w="0" w:type="dxa"/>
              <w:left w:w="108" w:type="dxa"/>
              <w:bottom w:w="0" w:type="dxa"/>
              <w:right w:w="108" w:type="dxa"/>
            </w:tcMar>
            <w:hideMark/>
          </w:tcPr>
          <w:p w14:paraId="26E725C5" w14:textId="0596A6FC" w:rsidR="00D21B8F" w:rsidRPr="003F1E44" w:rsidRDefault="00D21B8F" w:rsidP="00833D52">
            <w:pPr>
              <w:spacing w:line="276" w:lineRule="auto"/>
              <w:rPr>
                <w:rFonts w:cs="Arial"/>
                <w:szCs w:val="22"/>
                <w:lang w:val="en-AU"/>
              </w:rPr>
            </w:pPr>
            <w:r w:rsidRPr="003F1E44">
              <w:rPr>
                <w:rFonts w:cs="Arial"/>
                <w:szCs w:val="22"/>
              </w:rPr>
              <w:t>100mg or 300mg</w:t>
            </w:r>
            <w:r w:rsidR="00613F5C">
              <w:rPr>
                <w:rFonts w:cs="Arial"/>
                <w:szCs w:val="22"/>
              </w:rPr>
              <w:t xml:space="preserve"> *</w:t>
            </w:r>
          </w:p>
        </w:tc>
      </w:tr>
      <w:tr w:rsidR="00D21B8F" w:rsidRPr="003F1E44" w14:paraId="17FAAF20" w14:textId="77777777" w:rsidTr="00613F5C">
        <w:trPr>
          <w:jc w:val="center"/>
        </w:trPr>
        <w:tc>
          <w:tcPr>
            <w:tcW w:w="851" w:type="dxa"/>
            <w:tcMar>
              <w:top w:w="0" w:type="dxa"/>
              <w:left w:w="108" w:type="dxa"/>
              <w:bottom w:w="0" w:type="dxa"/>
              <w:right w:w="108" w:type="dxa"/>
            </w:tcMar>
            <w:hideMark/>
          </w:tcPr>
          <w:p w14:paraId="0CADA265" w14:textId="77777777" w:rsidR="00D21B8F" w:rsidRPr="003F1E44" w:rsidRDefault="00D21B8F" w:rsidP="00833D52">
            <w:pPr>
              <w:spacing w:line="276" w:lineRule="auto"/>
              <w:jc w:val="both"/>
              <w:rPr>
                <w:rFonts w:cs="Arial"/>
                <w:szCs w:val="22"/>
              </w:rPr>
            </w:pPr>
            <w:r w:rsidRPr="003F1E44">
              <w:rPr>
                <w:rFonts w:cs="Arial"/>
                <w:szCs w:val="22"/>
              </w:rPr>
              <w:t>5</w:t>
            </w:r>
          </w:p>
        </w:tc>
        <w:tc>
          <w:tcPr>
            <w:tcW w:w="1843" w:type="dxa"/>
            <w:tcMar>
              <w:top w:w="0" w:type="dxa"/>
              <w:left w:w="108" w:type="dxa"/>
              <w:bottom w:w="0" w:type="dxa"/>
              <w:right w:w="108" w:type="dxa"/>
            </w:tcMar>
            <w:hideMark/>
          </w:tcPr>
          <w:p w14:paraId="7C3BA2D4" w14:textId="77777777" w:rsidR="00D21B8F" w:rsidRPr="003F1E44" w:rsidRDefault="00D21B8F" w:rsidP="00833D52">
            <w:pPr>
              <w:spacing w:line="276" w:lineRule="auto"/>
              <w:rPr>
                <w:rFonts w:cs="Arial"/>
                <w:szCs w:val="22"/>
                <w:lang w:val="en-AU"/>
              </w:rPr>
            </w:pPr>
            <w:r w:rsidRPr="003F1E44">
              <w:rPr>
                <w:rFonts w:cs="Arial"/>
                <w:szCs w:val="22"/>
              </w:rPr>
              <w:t xml:space="preserve">112 </w:t>
            </w:r>
          </w:p>
        </w:tc>
        <w:tc>
          <w:tcPr>
            <w:tcW w:w="3008" w:type="dxa"/>
            <w:tcMar>
              <w:top w:w="0" w:type="dxa"/>
              <w:left w:w="108" w:type="dxa"/>
              <w:bottom w:w="0" w:type="dxa"/>
              <w:right w:w="108" w:type="dxa"/>
            </w:tcMar>
            <w:hideMark/>
          </w:tcPr>
          <w:p w14:paraId="16E28A51" w14:textId="77777777" w:rsidR="00D21B8F" w:rsidRPr="003F1E44" w:rsidRDefault="00D21B8F" w:rsidP="00833D52">
            <w:pPr>
              <w:spacing w:line="276" w:lineRule="auto"/>
              <w:rPr>
                <w:rFonts w:cs="Arial"/>
                <w:szCs w:val="22"/>
              </w:rPr>
            </w:pPr>
            <w:r w:rsidRPr="003F1E44">
              <w:rPr>
                <w:rFonts w:cs="Arial"/>
                <w:szCs w:val="22"/>
              </w:rPr>
              <w:t>Week 16</w:t>
            </w:r>
          </w:p>
        </w:tc>
        <w:tc>
          <w:tcPr>
            <w:tcW w:w="2186" w:type="dxa"/>
            <w:tcMar>
              <w:top w:w="0" w:type="dxa"/>
              <w:left w:w="108" w:type="dxa"/>
              <w:bottom w:w="0" w:type="dxa"/>
              <w:right w:w="108" w:type="dxa"/>
            </w:tcMar>
            <w:hideMark/>
          </w:tcPr>
          <w:p w14:paraId="0BE0FD1A" w14:textId="77777777" w:rsidR="00D21B8F" w:rsidRPr="003F1E44" w:rsidRDefault="00D21B8F" w:rsidP="00833D52">
            <w:pPr>
              <w:spacing w:line="276" w:lineRule="auto"/>
              <w:rPr>
                <w:rFonts w:cs="Arial"/>
                <w:szCs w:val="22"/>
                <w:lang w:val="en-AU"/>
              </w:rPr>
            </w:pPr>
            <w:r w:rsidRPr="003F1E44">
              <w:rPr>
                <w:rFonts w:cs="Arial"/>
                <w:szCs w:val="22"/>
              </w:rPr>
              <w:t>110-126</w:t>
            </w:r>
          </w:p>
        </w:tc>
        <w:tc>
          <w:tcPr>
            <w:tcW w:w="2308" w:type="dxa"/>
            <w:tcMar>
              <w:top w:w="0" w:type="dxa"/>
              <w:left w:w="108" w:type="dxa"/>
              <w:bottom w:w="0" w:type="dxa"/>
              <w:right w:w="108" w:type="dxa"/>
            </w:tcMar>
            <w:hideMark/>
          </w:tcPr>
          <w:p w14:paraId="515A8059" w14:textId="70E31D57" w:rsidR="00D21B8F" w:rsidRPr="003F1E44" w:rsidRDefault="00D21B8F" w:rsidP="00833D52">
            <w:pPr>
              <w:spacing w:line="276" w:lineRule="auto"/>
              <w:rPr>
                <w:rFonts w:cs="Arial"/>
                <w:szCs w:val="22"/>
                <w:lang w:val="en-AU"/>
              </w:rPr>
            </w:pPr>
            <w:r w:rsidRPr="003F1E44">
              <w:rPr>
                <w:rFonts w:cs="Arial"/>
                <w:szCs w:val="22"/>
              </w:rPr>
              <w:t>100mg or 300mg</w:t>
            </w:r>
            <w:r w:rsidR="00613F5C">
              <w:rPr>
                <w:rFonts w:cs="Arial"/>
                <w:szCs w:val="22"/>
              </w:rPr>
              <w:t xml:space="preserve"> *</w:t>
            </w:r>
          </w:p>
        </w:tc>
      </w:tr>
      <w:tr w:rsidR="00D21B8F" w:rsidRPr="003F1E44" w14:paraId="119DF2C1" w14:textId="77777777" w:rsidTr="00613F5C">
        <w:trPr>
          <w:jc w:val="center"/>
        </w:trPr>
        <w:tc>
          <w:tcPr>
            <w:tcW w:w="851" w:type="dxa"/>
            <w:tcMar>
              <w:top w:w="0" w:type="dxa"/>
              <w:left w:w="108" w:type="dxa"/>
              <w:bottom w:w="0" w:type="dxa"/>
              <w:right w:w="108" w:type="dxa"/>
            </w:tcMar>
            <w:hideMark/>
          </w:tcPr>
          <w:p w14:paraId="071D1B78" w14:textId="77777777" w:rsidR="00D21B8F" w:rsidRPr="003F1E44" w:rsidRDefault="00D21B8F" w:rsidP="00833D52">
            <w:pPr>
              <w:spacing w:line="276" w:lineRule="auto"/>
              <w:jc w:val="both"/>
              <w:rPr>
                <w:rFonts w:cs="Arial"/>
                <w:szCs w:val="22"/>
              </w:rPr>
            </w:pPr>
            <w:r w:rsidRPr="003F1E44">
              <w:rPr>
                <w:rFonts w:cs="Arial"/>
                <w:szCs w:val="22"/>
              </w:rPr>
              <w:t>6</w:t>
            </w:r>
          </w:p>
        </w:tc>
        <w:tc>
          <w:tcPr>
            <w:tcW w:w="1843" w:type="dxa"/>
            <w:tcMar>
              <w:top w:w="0" w:type="dxa"/>
              <w:left w:w="108" w:type="dxa"/>
              <w:bottom w:w="0" w:type="dxa"/>
              <w:right w:w="108" w:type="dxa"/>
            </w:tcMar>
            <w:hideMark/>
          </w:tcPr>
          <w:p w14:paraId="02B390F5" w14:textId="77777777" w:rsidR="00D21B8F" w:rsidRPr="003F1E44" w:rsidRDefault="00D21B8F" w:rsidP="00833D52">
            <w:pPr>
              <w:spacing w:line="276" w:lineRule="auto"/>
              <w:rPr>
                <w:rFonts w:cs="Arial"/>
                <w:szCs w:val="22"/>
                <w:lang w:val="en-AU"/>
              </w:rPr>
            </w:pPr>
            <w:r w:rsidRPr="003F1E44">
              <w:rPr>
                <w:rFonts w:cs="Arial"/>
                <w:szCs w:val="22"/>
              </w:rPr>
              <w:t>140</w:t>
            </w:r>
          </w:p>
        </w:tc>
        <w:tc>
          <w:tcPr>
            <w:tcW w:w="3008" w:type="dxa"/>
            <w:tcMar>
              <w:top w:w="0" w:type="dxa"/>
              <w:left w:w="108" w:type="dxa"/>
              <w:bottom w:w="0" w:type="dxa"/>
              <w:right w:w="108" w:type="dxa"/>
            </w:tcMar>
            <w:hideMark/>
          </w:tcPr>
          <w:p w14:paraId="3DCCA99F" w14:textId="77777777" w:rsidR="00D21B8F" w:rsidRPr="003F1E44" w:rsidRDefault="00D21B8F" w:rsidP="00833D52">
            <w:pPr>
              <w:spacing w:line="276" w:lineRule="auto"/>
              <w:rPr>
                <w:rFonts w:cs="Arial"/>
                <w:szCs w:val="22"/>
              </w:rPr>
            </w:pPr>
            <w:r w:rsidRPr="003F1E44">
              <w:rPr>
                <w:rFonts w:cs="Arial"/>
                <w:szCs w:val="22"/>
              </w:rPr>
              <w:t>Week 20</w:t>
            </w:r>
          </w:p>
        </w:tc>
        <w:tc>
          <w:tcPr>
            <w:tcW w:w="2186" w:type="dxa"/>
            <w:tcMar>
              <w:top w:w="0" w:type="dxa"/>
              <w:left w:w="108" w:type="dxa"/>
              <w:bottom w:w="0" w:type="dxa"/>
              <w:right w:w="108" w:type="dxa"/>
            </w:tcMar>
            <w:hideMark/>
          </w:tcPr>
          <w:p w14:paraId="6F940F74" w14:textId="77777777" w:rsidR="00D21B8F" w:rsidRPr="003F1E44" w:rsidRDefault="00D21B8F" w:rsidP="00833D52">
            <w:pPr>
              <w:spacing w:line="276" w:lineRule="auto"/>
              <w:rPr>
                <w:rFonts w:cs="Arial"/>
                <w:szCs w:val="22"/>
                <w:lang w:val="en-AU"/>
              </w:rPr>
            </w:pPr>
            <w:r w:rsidRPr="003F1E44">
              <w:rPr>
                <w:rFonts w:cs="Arial"/>
                <w:szCs w:val="22"/>
              </w:rPr>
              <w:t>138-168</w:t>
            </w:r>
          </w:p>
        </w:tc>
        <w:tc>
          <w:tcPr>
            <w:tcW w:w="2308" w:type="dxa"/>
            <w:tcMar>
              <w:top w:w="0" w:type="dxa"/>
              <w:left w:w="108" w:type="dxa"/>
              <w:bottom w:w="0" w:type="dxa"/>
              <w:right w:w="108" w:type="dxa"/>
            </w:tcMar>
            <w:hideMark/>
          </w:tcPr>
          <w:p w14:paraId="1E21CC0E" w14:textId="3F6A86B6" w:rsidR="00D21B8F" w:rsidRPr="003F1E44" w:rsidRDefault="00D21B8F" w:rsidP="00833D52">
            <w:pPr>
              <w:spacing w:line="276" w:lineRule="auto"/>
              <w:rPr>
                <w:rFonts w:cs="Arial"/>
                <w:szCs w:val="22"/>
                <w:lang w:val="en-AU"/>
              </w:rPr>
            </w:pPr>
            <w:r w:rsidRPr="003F1E44">
              <w:rPr>
                <w:rFonts w:cs="Arial"/>
                <w:szCs w:val="22"/>
              </w:rPr>
              <w:t>100mg or 300mg</w:t>
            </w:r>
            <w:r w:rsidR="00613F5C">
              <w:rPr>
                <w:rFonts w:cs="Arial"/>
                <w:szCs w:val="22"/>
              </w:rPr>
              <w:t xml:space="preserve"> *</w:t>
            </w:r>
          </w:p>
        </w:tc>
      </w:tr>
      <w:tr w:rsidR="00D21B8F" w:rsidRPr="003F1E44" w14:paraId="2A562385" w14:textId="77777777" w:rsidTr="00613F5C">
        <w:trPr>
          <w:jc w:val="center"/>
        </w:trPr>
        <w:tc>
          <w:tcPr>
            <w:tcW w:w="851" w:type="dxa"/>
            <w:tcMar>
              <w:top w:w="0" w:type="dxa"/>
              <w:left w:w="108" w:type="dxa"/>
              <w:bottom w:w="0" w:type="dxa"/>
              <w:right w:w="108" w:type="dxa"/>
            </w:tcMar>
            <w:hideMark/>
          </w:tcPr>
          <w:p w14:paraId="73769C65" w14:textId="77777777" w:rsidR="00D21B8F" w:rsidRPr="003F1E44" w:rsidRDefault="00D21B8F" w:rsidP="00833D52">
            <w:pPr>
              <w:spacing w:line="276" w:lineRule="auto"/>
              <w:jc w:val="both"/>
              <w:rPr>
                <w:rFonts w:cs="Arial"/>
                <w:szCs w:val="22"/>
              </w:rPr>
            </w:pPr>
            <w:r w:rsidRPr="003F1E44">
              <w:rPr>
                <w:rFonts w:cs="Arial"/>
                <w:szCs w:val="22"/>
              </w:rPr>
              <w:t>7&gt;</w:t>
            </w:r>
          </w:p>
        </w:tc>
        <w:tc>
          <w:tcPr>
            <w:tcW w:w="1843" w:type="dxa"/>
            <w:tcMar>
              <w:top w:w="0" w:type="dxa"/>
              <w:left w:w="108" w:type="dxa"/>
              <w:bottom w:w="0" w:type="dxa"/>
              <w:right w:w="108" w:type="dxa"/>
            </w:tcMar>
            <w:hideMark/>
          </w:tcPr>
          <w:p w14:paraId="285AB711" w14:textId="77777777" w:rsidR="00D21B8F" w:rsidRPr="003F1E44" w:rsidRDefault="00D21B8F" w:rsidP="00833D52">
            <w:pPr>
              <w:spacing w:line="276" w:lineRule="auto"/>
              <w:rPr>
                <w:rFonts w:cs="Arial"/>
                <w:szCs w:val="22"/>
              </w:rPr>
            </w:pPr>
            <w:r w:rsidRPr="003F1E44">
              <w:rPr>
                <w:rFonts w:cs="Arial"/>
                <w:szCs w:val="22"/>
              </w:rPr>
              <w:t>168&gt;</w:t>
            </w:r>
          </w:p>
        </w:tc>
        <w:tc>
          <w:tcPr>
            <w:tcW w:w="3008" w:type="dxa"/>
            <w:tcMar>
              <w:top w:w="0" w:type="dxa"/>
              <w:left w:w="108" w:type="dxa"/>
              <w:bottom w:w="0" w:type="dxa"/>
              <w:right w:w="108" w:type="dxa"/>
            </w:tcMar>
            <w:hideMark/>
          </w:tcPr>
          <w:p w14:paraId="3B2DE210" w14:textId="77777777" w:rsidR="00D21B8F" w:rsidRPr="003F1E44" w:rsidRDefault="00D21B8F" w:rsidP="00833D52">
            <w:pPr>
              <w:spacing w:line="276" w:lineRule="auto"/>
              <w:rPr>
                <w:rFonts w:cs="Arial"/>
                <w:szCs w:val="22"/>
              </w:rPr>
            </w:pPr>
            <w:r w:rsidRPr="003F1E44">
              <w:rPr>
                <w:rFonts w:cs="Arial"/>
                <w:szCs w:val="22"/>
              </w:rPr>
              <w:t>Week 24&gt; (every 28 days)</w:t>
            </w:r>
          </w:p>
        </w:tc>
        <w:tc>
          <w:tcPr>
            <w:tcW w:w="2186" w:type="dxa"/>
            <w:tcMar>
              <w:top w:w="0" w:type="dxa"/>
              <w:left w:w="108" w:type="dxa"/>
              <w:bottom w:w="0" w:type="dxa"/>
              <w:right w:w="108" w:type="dxa"/>
            </w:tcMar>
            <w:hideMark/>
          </w:tcPr>
          <w:p w14:paraId="6A466650" w14:textId="1FD3C396" w:rsidR="00D21B8F" w:rsidRPr="003F1E44" w:rsidRDefault="00D21B8F" w:rsidP="00833D52">
            <w:pPr>
              <w:spacing w:line="276" w:lineRule="auto"/>
              <w:rPr>
                <w:rFonts w:cs="Arial"/>
                <w:szCs w:val="22"/>
              </w:rPr>
            </w:pPr>
            <w:r w:rsidRPr="003F1E44">
              <w:rPr>
                <w:rFonts w:cs="Arial"/>
                <w:szCs w:val="22"/>
              </w:rPr>
              <w:t xml:space="preserve">Up to 42 days </w:t>
            </w:r>
            <w:r w:rsidR="00C32158">
              <w:rPr>
                <w:rFonts w:cs="Arial"/>
                <w:szCs w:val="22"/>
              </w:rPr>
              <w:t>&gt;</w:t>
            </w:r>
            <w:r w:rsidR="00FE5474">
              <w:rPr>
                <w:rFonts w:cs="Arial"/>
                <w:szCs w:val="22"/>
              </w:rPr>
              <w:t xml:space="preserve"> </w:t>
            </w:r>
            <w:r w:rsidRPr="003F1E44">
              <w:rPr>
                <w:rFonts w:cs="Arial"/>
                <w:szCs w:val="22"/>
              </w:rPr>
              <w:t>previous dose</w:t>
            </w:r>
          </w:p>
        </w:tc>
        <w:tc>
          <w:tcPr>
            <w:tcW w:w="2308" w:type="dxa"/>
            <w:tcMar>
              <w:top w:w="0" w:type="dxa"/>
              <w:left w:w="108" w:type="dxa"/>
              <w:bottom w:w="0" w:type="dxa"/>
              <w:right w:w="108" w:type="dxa"/>
            </w:tcMar>
            <w:hideMark/>
          </w:tcPr>
          <w:p w14:paraId="29CFF77C" w14:textId="5446C053" w:rsidR="00D21B8F" w:rsidRPr="003F1E44" w:rsidRDefault="00D21B8F" w:rsidP="00833D52">
            <w:pPr>
              <w:spacing w:line="276" w:lineRule="auto"/>
              <w:rPr>
                <w:rFonts w:cs="Arial"/>
                <w:szCs w:val="22"/>
              </w:rPr>
            </w:pPr>
            <w:r w:rsidRPr="003F1E44">
              <w:rPr>
                <w:rFonts w:cs="Arial"/>
                <w:szCs w:val="22"/>
              </w:rPr>
              <w:t>100mg or 300mg</w:t>
            </w:r>
            <w:r w:rsidR="00613F5C">
              <w:rPr>
                <w:rFonts w:cs="Arial"/>
                <w:szCs w:val="22"/>
              </w:rPr>
              <w:t xml:space="preserve"> *</w:t>
            </w:r>
          </w:p>
        </w:tc>
      </w:tr>
      <w:bookmarkEnd w:id="1"/>
    </w:tbl>
    <w:p w14:paraId="459D6621" w14:textId="77777777" w:rsidR="00D21B8F" w:rsidRPr="003F1E44" w:rsidRDefault="00D21B8F" w:rsidP="00D21B8F">
      <w:pPr>
        <w:spacing w:line="360" w:lineRule="auto"/>
        <w:rPr>
          <w:rFonts w:cs="Arial"/>
          <w:color w:val="000000" w:themeColor="text1"/>
          <w:szCs w:val="22"/>
        </w:rPr>
      </w:pPr>
    </w:p>
    <w:p w14:paraId="4263DE66" w14:textId="2E63BA52" w:rsidR="00D21B8F" w:rsidRDefault="00D21B8F" w:rsidP="00D21B8F">
      <w:pPr>
        <w:spacing w:line="360" w:lineRule="auto"/>
        <w:rPr>
          <w:rFonts w:cs="Arial"/>
          <w:color w:val="000000" w:themeColor="text1"/>
          <w:szCs w:val="22"/>
        </w:rPr>
      </w:pPr>
      <w:r>
        <w:rPr>
          <w:rFonts w:cs="Arial"/>
          <w:color w:val="000000" w:themeColor="text1"/>
          <w:szCs w:val="22"/>
        </w:rPr>
        <w:t>BUP-XR</w:t>
      </w:r>
      <w:r w:rsidRPr="003F1E44">
        <w:rPr>
          <w:rFonts w:cs="Arial"/>
          <w:color w:val="000000" w:themeColor="text1"/>
          <w:szCs w:val="22"/>
        </w:rPr>
        <w:t>, extended-release</w:t>
      </w:r>
      <w:r w:rsidR="00613F5C">
        <w:rPr>
          <w:rFonts w:cs="Arial"/>
          <w:color w:val="000000" w:themeColor="text1"/>
          <w:szCs w:val="22"/>
        </w:rPr>
        <w:t>, injectable</w:t>
      </w:r>
      <w:r w:rsidR="00C462DA">
        <w:rPr>
          <w:rFonts w:cs="Arial"/>
          <w:color w:val="000000" w:themeColor="text1"/>
          <w:szCs w:val="22"/>
        </w:rPr>
        <w:t xml:space="preserve"> </w:t>
      </w:r>
      <w:r w:rsidRPr="003F1E44">
        <w:rPr>
          <w:rFonts w:cs="Arial"/>
          <w:color w:val="000000" w:themeColor="text1"/>
          <w:szCs w:val="22"/>
        </w:rPr>
        <w:t>buprenorphine</w:t>
      </w:r>
      <w:r w:rsidR="00613F5C">
        <w:rPr>
          <w:rFonts w:cs="Arial"/>
          <w:color w:val="000000" w:themeColor="text1"/>
          <w:szCs w:val="22"/>
        </w:rPr>
        <w:t>.</w:t>
      </w:r>
    </w:p>
    <w:p w14:paraId="00E3F57E" w14:textId="77777777" w:rsidR="00613F5C" w:rsidRDefault="00613F5C" w:rsidP="00D21B8F">
      <w:pPr>
        <w:spacing w:line="360" w:lineRule="auto"/>
        <w:rPr>
          <w:rFonts w:cs="Arial"/>
          <w:color w:val="000000" w:themeColor="text1"/>
          <w:szCs w:val="22"/>
        </w:rPr>
      </w:pPr>
    </w:p>
    <w:p w14:paraId="6F16EC18" w14:textId="17FC3DF4" w:rsidR="00613F5C" w:rsidRPr="003F1E44" w:rsidRDefault="00613F5C" w:rsidP="00D21B8F">
      <w:pPr>
        <w:spacing w:line="360" w:lineRule="auto"/>
        <w:rPr>
          <w:rFonts w:cs="Arial"/>
          <w:color w:val="000000" w:themeColor="text1"/>
          <w:szCs w:val="22"/>
        </w:rPr>
      </w:pPr>
      <w:r>
        <w:rPr>
          <w:rFonts w:cs="Arial"/>
          <w:color w:val="000000" w:themeColor="text1"/>
          <w:szCs w:val="22"/>
        </w:rPr>
        <w:t xml:space="preserve">* </w:t>
      </w:r>
      <w:r w:rsidRPr="00613F5C">
        <w:rPr>
          <w:rFonts w:cs="Arial"/>
          <w:color w:val="000000" w:themeColor="text1"/>
          <w:szCs w:val="22"/>
        </w:rPr>
        <w:t>If the participant misse</w:t>
      </w:r>
      <w:r>
        <w:rPr>
          <w:rFonts w:cs="Arial"/>
          <w:color w:val="000000" w:themeColor="text1"/>
          <w:szCs w:val="22"/>
        </w:rPr>
        <w:t>d</w:t>
      </w:r>
      <w:r w:rsidRPr="00613F5C">
        <w:rPr>
          <w:rFonts w:cs="Arial"/>
          <w:color w:val="000000" w:themeColor="text1"/>
          <w:szCs w:val="22"/>
        </w:rPr>
        <w:t xml:space="preserve"> a scheduled maintenance </w:t>
      </w:r>
      <w:r>
        <w:rPr>
          <w:rFonts w:cs="Arial"/>
          <w:color w:val="000000" w:themeColor="text1"/>
          <w:szCs w:val="22"/>
        </w:rPr>
        <w:t xml:space="preserve">injection </w:t>
      </w:r>
      <w:r w:rsidRPr="00613F5C">
        <w:rPr>
          <w:rFonts w:cs="Arial"/>
          <w:color w:val="000000" w:themeColor="text1"/>
          <w:szCs w:val="22"/>
        </w:rPr>
        <w:t xml:space="preserve">no adjustment in dose </w:t>
      </w:r>
      <w:r>
        <w:rPr>
          <w:rFonts w:cs="Arial"/>
          <w:color w:val="000000" w:themeColor="text1"/>
          <w:szCs w:val="22"/>
        </w:rPr>
        <w:t xml:space="preserve">was </w:t>
      </w:r>
      <w:r w:rsidRPr="00613F5C">
        <w:rPr>
          <w:rFonts w:cs="Arial"/>
          <w:color w:val="000000" w:themeColor="text1"/>
          <w:szCs w:val="22"/>
        </w:rPr>
        <w:t xml:space="preserve">required, if they receive this dose within 60 days of their last injection. If the participant </w:t>
      </w:r>
      <w:r>
        <w:rPr>
          <w:rFonts w:cs="Arial"/>
          <w:color w:val="000000" w:themeColor="text1"/>
          <w:szCs w:val="22"/>
        </w:rPr>
        <w:t xml:space="preserve">did </w:t>
      </w:r>
      <w:r w:rsidRPr="00613F5C">
        <w:rPr>
          <w:rFonts w:cs="Arial"/>
          <w:color w:val="000000" w:themeColor="text1"/>
          <w:szCs w:val="22"/>
        </w:rPr>
        <w:t xml:space="preserve">not receive an </w:t>
      </w:r>
      <w:r>
        <w:rPr>
          <w:rFonts w:cs="Arial"/>
          <w:color w:val="000000" w:themeColor="text1"/>
          <w:szCs w:val="22"/>
        </w:rPr>
        <w:t xml:space="preserve">injection </w:t>
      </w:r>
      <w:r w:rsidRPr="00613F5C">
        <w:rPr>
          <w:rFonts w:cs="Arial"/>
          <w:color w:val="000000" w:themeColor="text1"/>
          <w:szCs w:val="22"/>
        </w:rPr>
        <w:t xml:space="preserve">within 60 days of their last injection, </w:t>
      </w:r>
      <w:r w:rsidR="00A72C91">
        <w:rPr>
          <w:rFonts w:cs="Arial"/>
          <w:color w:val="000000" w:themeColor="text1"/>
          <w:szCs w:val="22"/>
        </w:rPr>
        <w:t>but wanted maintenance treatment, they were offered BUP-SL or MET according to assessment and preference following standard practice.</w:t>
      </w:r>
    </w:p>
    <w:p w14:paraId="0C57C3CD" w14:textId="77777777" w:rsidR="00D21B8F" w:rsidRPr="003F1E44" w:rsidRDefault="00D21B8F" w:rsidP="00D21B8F">
      <w:pPr>
        <w:spacing w:line="360" w:lineRule="auto"/>
        <w:rPr>
          <w:rFonts w:cs="Arial"/>
          <w:color w:val="000000" w:themeColor="text1"/>
          <w:szCs w:val="22"/>
        </w:rPr>
      </w:pPr>
    </w:p>
    <w:p w14:paraId="6DAF5600" w14:textId="77777777" w:rsidR="00AE0545" w:rsidRDefault="00AE0545" w:rsidP="00A02052">
      <w:pPr>
        <w:jc w:val="center"/>
        <w:rPr>
          <w:b/>
          <w:bCs/>
        </w:rPr>
        <w:sectPr w:rsidR="00AE0545" w:rsidSect="00C6511C">
          <w:headerReference w:type="even" r:id="rId8"/>
          <w:headerReference w:type="default" r:id="rId9"/>
          <w:pgSz w:w="11900" w:h="16820"/>
          <w:pgMar w:top="1134" w:right="1134" w:bottom="1134" w:left="1134" w:header="709" w:footer="709" w:gutter="0"/>
          <w:cols w:space="708"/>
          <w:docGrid w:linePitch="360"/>
        </w:sectPr>
      </w:pPr>
    </w:p>
    <w:p w14:paraId="22A879AF" w14:textId="77777777" w:rsidR="009F6412" w:rsidRDefault="009F6412" w:rsidP="006A0737"/>
    <w:p w14:paraId="7A9401FD" w14:textId="77777777" w:rsidR="006A0737" w:rsidRDefault="006A0737" w:rsidP="006A0737">
      <w:pPr>
        <w:rPr>
          <w:b/>
          <w:bCs/>
        </w:rPr>
      </w:pPr>
    </w:p>
    <w:p w14:paraId="5DB8B9C6" w14:textId="1E0DAC3F" w:rsidR="009F6412" w:rsidRDefault="009F6412" w:rsidP="009F6412">
      <w:pPr>
        <w:jc w:val="center"/>
      </w:pPr>
      <w:r w:rsidRPr="00570C89">
        <w:rPr>
          <w:b/>
          <w:bCs/>
        </w:rPr>
        <w:t>Table</w:t>
      </w:r>
      <w:r>
        <w:rPr>
          <w:b/>
          <w:bCs/>
        </w:rPr>
        <w:t xml:space="preserve"> S</w:t>
      </w:r>
      <w:r w:rsidR="00826938">
        <w:rPr>
          <w:b/>
          <w:bCs/>
        </w:rPr>
        <w:t>1.2</w:t>
      </w:r>
      <w:r>
        <w:t>: Use of cocaine and benzodiazepines (full analysis set)</w:t>
      </w:r>
    </w:p>
    <w:p w14:paraId="12BBB97F" w14:textId="77777777" w:rsidR="009F6412" w:rsidRDefault="009F6412" w:rsidP="009F6412">
      <w:pPr>
        <w:jc w:val="center"/>
      </w:pPr>
    </w:p>
    <w:tbl>
      <w:tblPr>
        <w:tblStyle w:val="TableGrid"/>
        <w:tblW w:w="1020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4"/>
        <w:gridCol w:w="669"/>
        <w:gridCol w:w="1433"/>
        <w:gridCol w:w="2116"/>
        <w:gridCol w:w="851"/>
        <w:gridCol w:w="1417"/>
        <w:gridCol w:w="2126"/>
      </w:tblGrid>
      <w:tr w:rsidR="009F6412" w14:paraId="362EBF42" w14:textId="77777777" w:rsidTr="00936B74">
        <w:trPr>
          <w:jc w:val="center"/>
        </w:trPr>
        <w:tc>
          <w:tcPr>
            <w:tcW w:w="1594" w:type="dxa"/>
            <w:tcBorders>
              <w:bottom w:val="single" w:sz="4" w:space="0" w:color="auto"/>
            </w:tcBorders>
          </w:tcPr>
          <w:p w14:paraId="46C80B70" w14:textId="77777777" w:rsidR="009F6412" w:rsidRDefault="009F6412" w:rsidP="00936B74">
            <w:pPr>
              <w:spacing w:line="360" w:lineRule="auto"/>
            </w:pPr>
          </w:p>
        </w:tc>
        <w:tc>
          <w:tcPr>
            <w:tcW w:w="4218" w:type="dxa"/>
            <w:gridSpan w:val="3"/>
            <w:tcBorders>
              <w:bottom w:val="single" w:sz="4" w:space="0" w:color="auto"/>
            </w:tcBorders>
          </w:tcPr>
          <w:p w14:paraId="036B9A6A" w14:textId="77777777" w:rsidR="009F6412" w:rsidRPr="006B0E44" w:rsidRDefault="009F6412" w:rsidP="00936B74">
            <w:pPr>
              <w:spacing w:line="360" w:lineRule="auto"/>
              <w:jc w:val="center"/>
              <w:rPr>
                <w:b/>
                <w:bCs/>
              </w:rPr>
            </w:pPr>
            <w:r w:rsidRPr="006B0E44">
              <w:rPr>
                <w:b/>
                <w:bCs/>
              </w:rPr>
              <w:t xml:space="preserve">BUP-SL/MET </w:t>
            </w:r>
          </w:p>
        </w:tc>
        <w:tc>
          <w:tcPr>
            <w:tcW w:w="4394" w:type="dxa"/>
            <w:gridSpan w:val="3"/>
            <w:tcBorders>
              <w:bottom w:val="single" w:sz="4" w:space="0" w:color="auto"/>
            </w:tcBorders>
          </w:tcPr>
          <w:p w14:paraId="520F7600" w14:textId="77777777" w:rsidR="009F6412" w:rsidRPr="006B0E44" w:rsidRDefault="009F6412" w:rsidP="00936B74">
            <w:pPr>
              <w:spacing w:line="360" w:lineRule="auto"/>
              <w:jc w:val="center"/>
              <w:rPr>
                <w:b/>
                <w:bCs/>
              </w:rPr>
            </w:pPr>
            <w:r w:rsidRPr="006B0E44">
              <w:rPr>
                <w:b/>
                <w:bCs/>
              </w:rPr>
              <w:t xml:space="preserve">BUP-XR </w:t>
            </w:r>
          </w:p>
        </w:tc>
      </w:tr>
      <w:tr w:rsidR="009F6412" w14:paraId="4B35A8A0" w14:textId="77777777" w:rsidTr="00936B74">
        <w:trPr>
          <w:jc w:val="center"/>
        </w:trPr>
        <w:tc>
          <w:tcPr>
            <w:tcW w:w="1594" w:type="dxa"/>
            <w:tcBorders>
              <w:top w:val="single" w:sz="4" w:space="0" w:color="auto"/>
              <w:bottom w:val="single" w:sz="4" w:space="0" w:color="auto"/>
            </w:tcBorders>
          </w:tcPr>
          <w:p w14:paraId="3A6C17FA" w14:textId="77777777" w:rsidR="009F6412" w:rsidRPr="006B0E44" w:rsidRDefault="009F6412" w:rsidP="00936B74">
            <w:pPr>
              <w:spacing w:line="360" w:lineRule="auto"/>
              <w:rPr>
                <w:b/>
                <w:bCs/>
              </w:rPr>
            </w:pPr>
            <w:r w:rsidRPr="006B0E44">
              <w:rPr>
                <w:b/>
                <w:bCs/>
              </w:rPr>
              <w:t>Study point</w:t>
            </w:r>
          </w:p>
        </w:tc>
        <w:tc>
          <w:tcPr>
            <w:tcW w:w="669" w:type="dxa"/>
            <w:tcBorders>
              <w:top w:val="single" w:sz="4" w:space="0" w:color="auto"/>
              <w:bottom w:val="single" w:sz="4" w:space="0" w:color="auto"/>
            </w:tcBorders>
          </w:tcPr>
          <w:p w14:paraId="5FE092DB" w14:textId="77777777" w:rsidR="009F6412" w:rsidRPr="006B0E44" w:rsidRDefault="009F6412" w:rsidP="00936B74">
            <w:pPr>
              <w:spacing w:line="360" w:lineRule="auto"/>
              <w:rPr>
                <w:b/>
                <w:bCs/>
              </w:rPr>
            </w:pPr>
            <w:r>
              <w:rPr>
                <w:b/>
                <w:bCs/>
              </w:rPr>
              <w:t>n</w:t>
            </w:r>
          </w:p>
        </w:tc>
        <w:tc>
          <w:tcPr>
            <w:tcW w:w="1433" w:type="dxa"/>
            <w:tcBorders>
              <w:top w:val="single" w:sz="4" w:space="0" w:color="auto"/>
              <w:bottom w:val="single" w:sz="4" w:space="0" w:color="auto"/>
            </w:tcBorders>
          </w:tcPr>
          <w:p w14:paraId="456ECEE0" w14:textId="77777777" w:rsidR="009F6412" w:rsidRPr="006B0E44" w:rsidRDefault="009F6412" w:rsidP="00936B74">
            <w:pPr>
              <w:spacing w:line="360" w:lineRule="auto"/>
              <w:rPr>
                <w:b/>
                <w:bCs/>
              </w:rPr>
            </w:pPr>
            <w:r w:rsidRPr="006B0E44">
              <w:rPr>
                <w:b/>
                <w:bCs/>
              </w:rPr>
              <w:t>Cocaine</w:t>
            </w:r>
          </w:p>
        </w:tc>
        <w:tc>
          <w:tcPr>
            <w:tcW w:w="2116" w:type="dxa"/>
            <w:tcBorders>
              <w:top w:val="single" w:sz="4" w:space="0" w:color="auto"/>
              <w:bottom w:val="single" w:sz="4" w:space="0" w:color="auto"/>
            </w:tcBorders>
          </w:tcPr>
          <w:p w14:paraId="47032FC1" w14:textId="77777777" w:rsidR="009F6412" w:rsidRPr="006B0E44" w:rsidRDefault="009F6412" w:rsidP="00936B74">
            <w:pPr>
              <w:spacing w:line="360" w:lineRule="auto"/>
              <w:rPr>
                <w:b/>
                <w:bCs/>
              </w:rPr>
            </w:pPr>
            <w:r w:rsidRPr="006B0E44">
              <w:rPr>
                <w:b/>
                <w:bCs/>
              </w:rPr>
              <w:t>Benzodiazepines</w:t>
            </w:r>
          </w:p>
        </w:tc>
        <w:tc>
          <w:tcPr>
            <w:tcW w:w="851" w:type="dxa"/>
            <w:tcBorders>
              <w:top w:val="single" w:sz="4" w:space="0" w:color="auto"/>
              <w:bottom w:val="single" w:sz="4" w:space="0" w:color="auto"/>
            </w:tcBorders>
          </w:tcPr>
          <w:p w14:paraId="604BEAC9" w14:textId="77777777" w:rsidR="009F6412" w:rsidRPr="006B0E44" w:rsidRDefault="009F6412" w:rsidP="00936B74">
            <w:pPr>
              <w:spacing w:line="360" w:lineRule="auto"/>
              <w:rPr>
                <w:b/>
                <w:bCs/>
              </w:rPr>
            </w:pPr>
            <w:r>
              <w:rPr>
                <w:b/>
                <w:bCs/>
              </w:rPr>
              <w:t>n</w:t>
            </w:r>
          </w:p>
        </w:tc>
        <w:tc>
          <w:tcPr>
            <w:tcW w:w="1417" w:type="dxa"/>
            <w:tcBorders>
              <w:top w:val="single" w:sz="4" w:space="0" w:color="auto"/>
              <w:bottom w:val="single" w:sz="4" w:space="0" w:color="auto"/>
            </w:tcBorders>
          </w:tcPr>
          <w:p w14:paraId="5B7AFB88" w14:textId="77777777" w:rsidR="009F6412" w:rsidRPr="006B0E44" w:rsidRDefault="009F6412" w:rsidP="00936B74">
            <w:pPr>
              <w:spacing w:line="360" w:lineRule="auto"/>
              <w:rPr>
                <w:b/>
                <w:bCs/>
              </w:rPr>
            </w:pPr>
            <w:r w:rsidRPr="006B0E44">
              <w:rPr>
                <w:b/>
                <w:bCs/>
              </w:rPr>
              <w:t>Cocaine</w:t>
            </w:r>
            <w:r>
              <w:rPr>
                <w:b/>
                <w:bCs/>
              </w:rPr>
              <w:t xml:space="preserve"> </w:t>
            </w:r>
          </w:p>
        </w:tc>
        <w:tc>
          <w:tcPr>
            <w:tcW w:w="2126" w:type="dxa"/>
            <w:tcBorders>
              <w:top w:val="single" w:sz="4" w:space="0" w:color="auto"/>
              <w:bottom w:val="single" w:sz="4" w:space="0" w:color="auto"/>
            </w:tcBorders>
          </w:tcPr>
          <w:p w14:paraId="18107A6F" w14:textId="77777777" w:rsidR="009F6412" w:rsidRPr="006B0E44" w:rsidRDefault="009F6412" w:rsidP="00936B74">
            <w:pPr>
              <w:spacing w:line="360" w:lineRule="auto"/>
              <w:rPr>
                <w:b/>
                <w:bCs/>
              </w:rPr>
            </w:pPr>
            <w:r w:rsidRPr="006B0E44">
              <w:rPr>
                <w:b/>
                <w:bCs/>
              </w:rPr>
              <w:t>Benzodiazepines</w:t>
            </w:r>
          </w:p>
        </w:tc>
      </w:tr>
      <w:tr w:rsidR="009F6412" w14:paraId="18CECF47" w14:textId="77777777" w:rsidTr="00936B74">
        <w:trPr>
          <w:jc w:val="center"/>
        </w:trPr>
        <w:tc>
          <w:tcPr>
            <w:tcW w:w="1594" w:type="dxa"/>
            <w:tcBorders>
              <w:top w:val="single" w:sz="4" w:space="0" w:color="auto"/>
              <w:bottom w:val="nil"/>
            </w:tcBorders>
          </w:tcPr>
          <w:p w14:paraId="6492D3B8" w14:textId="77777777" w:rsidR="009F6412" w:rsidRDefault="009F6412" w:rsidP="00936B74">
            <w:pPr>
              <w:spacing w:line="360" w:lineRule="auto"/>
            </w:pPr>
            <w:r>
              <w:t>Screening</w:t>
            </w:r>
          </w:p>
        </w:tc>
        <w:tc>
          <w:tcPr>
            <w:tcW w:w="669" w:type="dxa"/>
            <w:tcBorders>
              <w:top w:val="single" w:sz="4" w:space="0" w:color="auto"/>
              <w:bottom w:val="nil"/>
            </w:tcBorders>
          </w:tcPr>
          <w:p w14:paraId="6FD132A0" w14:textId="77777777" w:rsidR="009F6412" w:rsidRDefault="009F6412" w:rsidP="00936B74">
            <w:pPr>
              <w:spacing w:line="360" w:lineRule="auto"/>
            </w:pPr>
            <w:r>
              <w:t>156</w:t>
            </w:r>
          </w:p>
        </w:tc>
        <w:tc>
          <w:tcPr>
            <w:tcW w:w="1433" w:type="dxa"/>
            <w:tcBorders>
              <w:top w:val="single" w:sz="4" w:space="0" w:color="auto"/>
              <w:bottom w:val="nil"/>
            </w:tcBorders>
          </w:tcPr>
          <w:p w14:paraId="47901CD6" w14:textId="77777777" w:rsidR="009F6412" w:rsidRDefault="009F6412" w:rsidP="00936B74">
            <w:pPr>
              <w:spacing w:line="360" w:lineRule="auto"/>
            </w:pPr>
            <w:r>
              <w:t>7·31 (10·64)</w:t>
            </w:r>
          </w:p>
        </w:tc>
        <w:tc>
          <w:tcPr>
            <w:tcW w:w="2116" w:type="dxa"/>
            <w:tcBorders>
              <w:top w:val="single" w:sz="4" w:space="0" w:color="auto"/>
              <w:bottom w:val="nil"/>
            </w:tcBorders>
          </w:tcPr>
          <w:p w14:paraId="7EAF0931" w14:textId="77777777" w:rsidR="009F6412" w:rsidRDefault="009F6412" w:rsidP="00936B74">
            <w:pPr>
              <w:spacing w:line="360" w:lineRule="auto"/>
            </w:pPr>
            <w:r>
              <w:t>3·01 (7·62)</w:t>
            </w:r>
          </w:p>
        </w:tc>
        <w:tc>
          <w:tcPr>
            <w:tcW w:w="851" w:type="dxa"/>
            <w:tcBorders>
              <w:top w:val="single" w:sz="4" w:space="0" w:color="auto"/>
              <w:bottom w:val="nil"/>
            </w:tcBorders>
          </w:tcPr>
          <w:p w14:paraId="1C0099A2" w14:textId="77777777" w:rsidR="009F6412" w:rsidRDefault="009F6412" w:rsidP="00936B74">
            <w:pPr>
              <w:spacing w:line="360" w:lineRule="auto"/>
            </w:pPr>
            <w:r>
              <w:t xml:space="preserve">158 </w:t>
            </w:r>
            <w:r>
              <w:rPr>
                <w:b/>
                <w:bCs/>
              </w:rPr>
              <w:t>*</w:t>
            </w:r>
          </w:p>
        </w:tc>
        <w:tc>
          <w:tcPr>
            <w:tcW w:w="1417" w:type="dxa"/>
            <w:tcBorders>
              <w:top w:val="single" w:sz="4" w:space="0" w:color="auto"/>
              <w:bottom w:val="nil"/>
            </w:tcBorders>
          </w:tcPr>
          <w:p w14:paraId="5E12A701" w14:textId="77777777" w:rsidR="009F6412" w:rsidRDefault="009F6412" w:rsidP="00936B74">
            <w:pPr>
              <w:spacing w:line="360" w:lineRule="auto"/>
            </w:pPr>
            <w:r>
              <w:t xml:space="preserve">5·63 (0·09) </w:t>
            </w:r>
          </w:p>
        </w:tc>
        <w:tc>
          <w:tcPr>
            <w:tcW w:w="2126" w:type="dxa"/>
            <w:tcBorders>
              <w:top w:val="single" w:sz="4" w:space="0" w:color="auto"/>
              <w:bottom w:val="nil"/>
            </w:tcBorders>
          </w:tcPr>
          <w:p w14:paraId="0C9DB253" w14:textId="77777777" w:rsidR="009F6412" w:rsidRDefault="009F6412" w:rsidP="00936B74">
            <w:pPr>
              <w:spacing w:line="360" w:lineRule="auto"/>
            </w:pPr>
            <w:r>
              <w:t>1·79 (5·84)</w:t>
            </w:r>
          </w:p>
        </w:tc>
      </w:tr>
      <w:tr w:rsidR="009F6412" w14:paraId="198EAE3C" w14:textId="77777777" w:rsidTr="00936B74">
        <w:trPr>
          <w:jc w:val="center"/>
        </w:trPr>
        <w:tc>
          <w:tcPr>
            <w:tcW w:w="1594" w:type="dxa"/>
            <w:tcBorders>
              <w:top w:val="nil"/>
            </w:tcBorders>
          </w:tcPr>
          <w:p w14:paraId="50F2A850" w14:textId="77777777" w:rsidR="009F6412" w:rsidRDefault="009F6412" w:rsidP="00936B74">
            <w:pPr>
              <w:spacing w:line="360" w:lineRule="auto"/>
            </w:pPr>
            <w:r>
              <w:t>Weeks 1–4</w:t>
            </w:r>
          </w:p>
        </w:tc>
        <w:tc>
          <w:tcPr>
            <w:tcW w:w="669" w:type="dxa"/>
            <w:tcBorders>
              <w:top w:val="nil"/>
            </w:tcBorders>
          </w:tcPr>
          <w:p w14:paraId="082FF6E2" w14:textId="77777777" w:rsidR="009F6412" w:rsidRDefault="009F6412" w:rsidP="00936B74">
            <w:pPr>
              <w:spacing w:line="360" w:lineRule="auto"/>
            </w:pPr>
            <w:r>
              <w:t>125</w:t>
            </w:r>
          </w:p>
        </w:tc>
        <w:tc>
          <w:tcPr>
            <w:tcW w:w="1433" w:type="dxa"/>
            <w:tcBorders>
              <w:top w:val="nil"/>
            </w:tcBorders>
          </w:tcPr>
          <w:p w14:paraId="331EEC35" w14:textId="77777777" w:rsidR="009F6412" w:rsidRDefault="009F6412" w:rsidP="00936B74">
            <w:pPr>
              <w:spacing w:line="360" w:lineRule="auto"/>
            </w:pPr>
            <w:r>
              <w:t>6·48 (8·84)</w:t>
            </w:r>
          </w:p>
        </w:tc>
        <w:tc>
          <w:tcPr>
            <w:tcW w:w="2116" w:type="dxa"/>
            <w:tcBorders>
              <w:top w:val="nil"/>
            </w:tcBorders>
          </w:tcPr>
          <w:p w14:paraId="44587842" w14:textId="77777777" w:rsidR="009F6412" w:rsidRDefault="009F6412" w:rsidP="00936B74">
            <w:pPr>
              <w:spacing w:line="360" w:lineRule="auto"/>
            </w:pPr>
            <w:r>
              <w:t>2·93 (7·20)</w:t>
            </w:r>
          </w:p>
        </w:tc>
        <w:tc>
          <w:tcPr>
            <w:tcW w:w="851" w:type="dxa"/>
            <w:tcBorders>
              <w:top w:val="nil"/>
            </w:tcBorders>
          </w:tcPr>
          <w:p w14:paraId="110A4F00" w14:textId="77777777" w:rsidR="009F6412" w:rsidRDefault="009F6412" w:rsidP="00936B74">
            <w:pPr>
              <w:spacing w:line="360" w:lineRule="auto"/>
            </w:pPr>
            <w:r>
              <w:t>153</w:t>
            </w:r>
          </w:p>
        </w:tc>
        <w:tc>
          <w:tcPr>
            <w:tcW w:w="1417" w:type="dxa"/>
            <w:tcBorders>
              <w:top w:val="nil"/>
            </w:tcBorders>
          </w:tcPr>
          <w:p w14:paraId="5385705E" w14:textId="77777777" w:rsidR="009F6412" w:rsidRDefault="009F6412" w:rsidP="00936B74">
            <w:pPr>
              <w:spacing w:line="360" w:lineRule="auto"/>
            </w:pPr>
            <w:r>
              <w:t>4·57 (7·07)</w:t>
            </w:r>
          </w:p>
        </w:tc>
        <w:tc>
          <w:tcPr>
            <w:tcW w:w="2126" w:type="dxa"/>
            <w:tcBorders>
              <w:top w:val="nil"/>
            </w:tcBorders>
          </w:tcPr>
          <w:p w14:paraId="413496EC" w14:textId="77777777" w:rsidR="009F6412" w:rsidRDefault="009F6412" w:rsidP="00936B74">
            <w:pPr>
              <w:spacing w:line="360" w:lineRule="auto"/>
            </w:pPr>
            <w:r>
              <w:t>1·95 (5·57)</w:t>
            </w:r>
          </w:p>
        </w:tc>
      </w:tr>
      <w:tr w:rsidR="009F6412" w14:paraId="038A05D7" w14:textId="77777777" w:rsidTr="00936B74">
        <w:trPr>
          <w:jc w:val="center"/>
        </w:trPr>
        <w:tc>
          <w:tcPr>
            <w:tcW w:w="1594" w:type="dxa"/>
          </w:tcPr>
          <w:p w14:paraId="11BEE6C0" w14:textId="77777777" w:rsidR="009F6412" w:rsidRDefault="009F6412" w:rsidP="00936B74">
            <w:pPr>
              <w:spacing w:line="360" w:lineRule="auto"/>
            </w:pPr>
            <w:r>
              <w:t>Weeks 5–8</w:t>
            </w:r>
          </w:p>
        </w:tc>
        <w:tc>
          <w:tcPr>
            <w:tcW w:w="669" w:type="dxa"/>
          </w:tcPr>
          <w:p w14:paraId="63A71B01" w14:textId="77777777" w:rsidR="009F6412" w:rsidRDefault="009F6412" w:rsidP="00936B74">
            <w:pPr>
              <w:spacing w:line="360" w:lineRule="auto"/>
            </w:pPr>
            <w:r>
              <w:t>123</w:t>
            </w:r>
          </w:p>
        </w:tc>
        <w:tc>
          <w:tcPr>
            <w:tcW w:w="1433" w:type="dxa"/>
          </w:tcPr>
          <w:p w14:paraId="1CC3EB9A" w14:textId="77777777" w:rsidR="009F6412" w:rsidRDefault="009F6412" w:rsidP="00936B74">
            <w:pPr>
              <w:spacing w:line="360" w:lineRule="auto"/>
            </w:pPr>
            <w:r>
              <w:t>6·55 (9·07)</w:t>
            </w:r>
          </w:p>
        </w:tc>
        <w:tc>
          <w:tcPr>
            <w:tcW w:w="2116" w:type="dxa"/>
          </w:tcPr>
          <w:p w14:paraId="23323E8D" w14:textId="77777777" w:rsidR="009F6412" w:rsidRDefault="009F6412" w:rsidP="00936B74">
            <w:pPr>
              <w:spacing w:line="360" w:lineRule="auto"/>
            </w:pPr>
            <w:r>
              <w:t>2·79 (6·60)</w:t>
            </w:r>
          </w:p>
        </w:tc>
        <w:tc>
          <w:tcPr>
            <w:tcW w:w="851" w:type="dxa"/>
          </w:tcPr>
          <w:p w14:paraId="59966543" w14:textId="77777777" w:rsidR="009F6412" w:rsidRDefault="009F6412" w:rsidP="00936B74">
            <w:pPr>
              <w:spacing w:line="360" w:lineRule="auto"/>
            </w:pPr>
            <w:r>
              <w:t>145</w:t>
            </w:r>
          </w:p>
        </w:tc>
        <w:tc>
          <w:tcPr>
            <w:tcW w:w="1417" w:type="dxa"/>
          </w:tcPr>
          <w:p w14:paraId="79B7A476" w14:textId="77777777" w:rsidR="009F6412" w:rsidRDefault="009F6412" w:rsidP="00936B74">
            <w:pPr>
              <w:spacing w:line="360" w:lineRule="auto"/>
            </w:pPr>
            <w:r>
              <w:t>4·21 (6·63)</w:t>
            </w:r>
          </w:p>
        </w:tc>
        <w:tc>
          <w:tcPr>
            <w:tcW w:w="2126" w:type="dxa"/>
          </w:tcPr>
          <w:p w14:paraId="152D3D01" w14:textId="77777777" w:rsidR="009F6412" w:rsidRDefault="009F6412" w:rsidP="00936B74">
            <w:pPr>
              <w:spacing w:line="360" w:lineRule="auto"/>
            </w:pPr>
            <w:r>
              <w:t>2·32 (6·76)</w:t>
            </w:r>
          </w:p>
        </w:tc>
      </w:tr>
      <w:tr w:rsidR="009F6412" w14:paraId="71F155D9" w14:textId="77777777" w:rsidTr="00936B74">
        <w:trPr>
          <w:jc w:val="center"/>
        </w:trPr>
        <w:tc>
          <w:tcPr>
            <w:tcW w:w="1594" w:type="dxa"/>
          </w:tcPr>
          <w:p w14:paraId="610EBE9A" w14:textId="77777777" w:rsidR="009F6412" w:rsidRDefault="009F6412" w:rsidP="00936B74">
            <w:pPr>
              <w:spacing w:line="360" w:lineRule="auto"/>
            </w:pPr>
            <w:r>
              <w:t>Weeks 9–12</w:t>
            </w:r>
          </w:p>
        </w:tc>
        <w:tc>
          <w:tcPr>
            <w:tcW w:w="669" w:type="dxa"/>
          </w:tcPr>
          <w:p w14:paraId="0DB30E50" w14:textId="77777777" w:rsidR="009F6412" w:rsidRDefault="009F6412" w:rsidP="00936B74">
            <w:pPr>
              <w:spacing w:line="360" w:lineRule="auto"/>
            </w:pPr>
            <w:r>
              <w:t>116</w:t>
            </w:r>
          </w:p>
        </w:tc>
        <w:tc>
          <w:tcPr>
            <w:tcW w:w="1433" w:type="dxa"/>
          </w:tcPr>
          <w:p w14:paraId="2938C9E9" w14:textId="77777777" w:rsidR="009F6412" w:rsidRDefault="009F6412" w:rsidP="00936B74">
            <w:pPr>
              <w:spacing w:line="360" w:lineRule="auto"/>
            </w:pPr>
            <w:r>
              <w:t>6·47 (9·60)</w:t>
            </w:r>
          </w:p>
        </w:tc>
        <w:tc>
          <w:tcPr>
            <w:tcW w:w="2116" w:type="dxa"/>
          </w:tcPr>
          <w:p w14:paraId="02A6C7FD" w14:textId="77777777" w:rsidR="009F6412" w:rsidRDefault="009F6412" w:rsidP="00936B74">
            <w:pPr>
              <w:spacing w:line="360" w:lineRule="auto"/>
            </w:pPr>
            <w:r>
              <w:t>2·46 (6·68)</w:t>
            </w:r>
          </w:p>
        </w:tc>
        <w:tc>
          <w:tcPr>
            <w:tcW w:w="851" w:type="dxa"/>
          </w:tcPr>
          <w:p w14:paraId="5352EE4E" w14:textId="77777777" w:rsidR="009F6412" w:rsidRDefault="009F6412" w:rsidP="00936B74">
            <w:pPr>
              <w:spacing w:line="360" w:lineRule="auto"/>
            </w:pPr>
            <w:r>
              <w:t>142</w:t>
            </w:r>
          </w:p>
        </w:tc>
        <w:tc>
          <w:tcPr>
            <w:tcW w:w="1417" w:type="dxa"/>
          </w:tcPr>
          <w:p w14:paraId="2F8D056C" w14:textId="77777777" w:rsidR="009F6412" w:rsidRDefault="009F6412" w:rsidP="00936B74">
            <w:pPr>
              <w:spacing w:line="360" w:lineRule="auto"/>
            </w:pPr>
            <w:r>
              <w:t>4·32 (6·56)</w:t>
            </w:r>
          </w:p>
        </w:tc>
        <w:tc>
          <w:tcPr>
            <w:tcW w:w="2126" w:type="dxa"/>
          </w:tcPr>
          <w:p w14:paraId="5015DDF8" w14:textId="77777777" w:rsidR="009F6412" w:rsidRDefault="009F6412" w:rsidP="00936B74">
            <w:pPr>
              <w:spacing w:line="360" w:lineRule="auto"/>
            </w:pPr>
            <w:r>
              <w:t>2·21 (6·22)</w:t>
            </w:r>
          </w:p>
        </w:tc>
      </w:tr>
      <w:tr w:rsidR="009F6412" w14:paraId="2E1060D5" w14:textId="77777777" w:rsidTr="00936B74">
        <w:trPr>
          <w:jc w:val="center"/>
        </w:trPr>
        <w:tc>
          <w:tcPr>
            <w:tcW w:w="1594" w:type="dxa"/>
          </w:tcPr>
          <w:p w14:paraId="52774F1B" w14:textId="77777777" w:rsidR="009F6412" w:rsidRDefault="009F6412" w:rsidP="00936B74">
            <w:pPr>
              <w:spacing w:line="360" w:lineRule="auto"/>
            </w:pPr>
            <w:r>
              <w:t>Weeks 13–16</w:t>
            </w:r>
          </w:p>
        </w:tc>
        <w:tc>
          <w:tcPr>
            <w:tcW w:w="669" w:type="dxa"/>
          </w:tcPr>
          <w:p w14:paraId="4622A097" w14:textId="77777777" w:rsidR="009F6412" w:rsidRDefault="009F6412" w:rsidP="00936B74">
            <w:pPr>
              <w:spacing w:line="360" w:lineRule="auto"/>
            </w:pPr>
            <w:r>
              <w:t>109</w:t>
            </w:r>
          </w:p>
        </w:tc>
        <w:tc>
          <w:tcPr>
            <w:tcW w:w="1433" w:type="dxa"/>
          </w:tcPr>
          <w:p w14:paraId="39779C45" w14:textId="77777777" w:rsidR="009F6412" w:rsidRDefault="009F6412" w:rsidP="00936B74">
            <w:pPr>
              <w:spacing w:line="360" w:lineRule="auto"/>
            </w:pPr>
            <w:r>
              <w:t>5·92 (9·17)</w:t>
            </w:r>
          </w:p>
        </w:tc>
        <w:tc>
          <w:tcPr>
            <w:tcW w:w="2116" w:type="dxa"/>
          </w:tcPr>
          <w:p w14:paraId="3CB2CD9F" w14:textId="77777777" w:rsidR="009F6412" w:rsidRDefault="009F6412" w:rsidP="00936B74">
            <w:pPr>
              <w:spacing w:line="360" w:lineRule="auto"/>
            </w:pPr>
            <w:r>
              <w:t>2·45 (6·58)</w:t>
            </w:r>
          </w:p>
        </w:tc>
        <w:tc>
          <w:tcPr>
            <w:tcW w:w="851" w:type="dxa"/>
          </w:tcPr>
          <w:p w14:paraId="32871C56" w14:textId="77777777" w:rsidR="009F6412" w:rsidRDefault="009F6412" w:rsidP="00936B74">
            <w:pPr>
              <w:spacing w:line="360" w:lineRule="auto"/>
            </w:pPr>
            <w:r>
              <w:t>139</w:t>
            </w:r>
          </w:p>
        </w:tc>
        <w:tc>
          <w:tcPr>
            <w:tcW w:w="1417" w:type="dxa"/>
          </w:tcPr>
          <w:p w14:paraId="0456E557" w14:textId="77777777" w:rsidR="009F6412" w:rsidRDefault="009F6412" w:rsidP="00936B74">
            <w:pPr>
              <w:spacing w:line="360" w:lineRule="auto"/>
            </w:pPr>
            <w:r>
              <w:t>4·15 (6·60)</w:t>
            </w:r>
          </w:p>
        </w:tc>
        <w:tc>
          <w:tcPr>
            <w:tcW w:w="2126" w:type="dxa"/>
          </w:tcPr>
          <w:p w14:paraId="14A8E2C5" w14:textId="77777777" w:rsidR="009F6412" w:rsidRDefault="009F6412" w:rsidP="00936B74">
            <w:pPr>
              <w:spacing w:line="360" w:lineRule="auto"/>
            </w:pPr>
            <w:r>
              <w:t>2·25 (6·15)</w:t>
            </w:r>
          </w:p>
        </w:tc>
      </w:tr>
      <w:tr w:rsidR="009F6412" w14:paraId="3F8544ED" w14:textId="77777777" w:rsidTr="00936B74">
        <w:trPr>
          <w:jc w:val="center"/>
        </w:trPr>
        <w:tc>
          <w:tcPr>
            <w:tcW w:w="1594" w:type="dxa"/>
          </w:tcPr>
          <w:p w14:paraId="455F86DF" w14:textId="77777777" w:rsidR="009F6412" w:rsidRDefault="009F6412" w:rsidP="00936B74">
            <w:pPr>
              <w:spacing w:line="360" w:lineRule="auto"/>
            </w:pPr>
            <w:r>
              <w:t>Weeks 17–20</w:t>
            </w:r>
          </w:p>
        </w:tc>
        <w:tc>
          <w:tcPr>
            <w:tcW w:w="669" w:type="dxa"/>
          </w:tcPr>
          <w:p w14:paraId="7CC5FB64" w14:textId="77777777" w:rsidR="009F6412" w:rsidRDefault="009F6412" w:rsidP="00936B74">
            <w:pPr>
              <w:spacing w:line="360" w:lineRule="auto"/>
            </w:pPr>
            <w:r>
              <w:t>105</w:t>
            </w:r>
          </w:p>
        </w:tc>
        <w:tc>
          <w:tcPr>
            <w:tcW w:w="1433" w:type="dxa"/>
          </w:tcPr>
          <w:p w14:paraId="524A1820" w14:textId="77777777" w:rsidR="009F6412" w:rsidRDefault="009F6412" w:rsidP="00936B74">
            <w:pPr>
              <w:spacing w:line="360" w:lineRule="auto"/>
            </w:pPr>
            <w:r>
              <w:t>5·70 (8·87)</w:t>
            </w:r>
          </w:p>
        </w:tc>
        <w:tc>
          <w:tcPr>
            <w:tcW w:w="2116" w:type="dxa"/>
          </w:tcPr>
          <w:p w14:paraId="7F8C5392" w14:textId="77777777" w:rsidR="009F6412" w:rsidRDefault="009F6412" w:rsidP="00936B74">
            <w:pPr>
              <w:spacing w:line="360" w:lineRule="auto"/>
            </w:pPr>
            <w:r>
              <w:t>2·24 (6·27)</w:t>
            </w:r>
          </w:p>
        </w:tc>
        <w:tc>
          <w:tcPr>
            <w:tcW w:w="851" w:type="dxa"/>
          </w:tcPr>
          <w:p w14:paraId="456F00F9" w14:textId="77777777" w:rsidR="009F6412" w:rsidRDefault="009F6412" w:rsidP="00936B74">
            <w:pPr>
              <w:spacing w:line="360" w:lineRule="auto"/>
            </w:pPr>
            <w:r>
              <w:t>131</w:t>
            </w:r>
          </w:p>
        </w:tc>
        <w:tc>
          <w:tcPr>
            <w:tcW w:w="1417" w:type="dxa"/>
          </w:tcPr>
          <w:p w14:paraId="4E8530E4" w14:textId="77777777" w:rsidR="009F6412" w:rsidRDefault="009F6412" w:rsidP="00936B74">
            <w:pPr>
              <w:spacing w:line="360" w:lineRule="auto"/>
            </w:pPr>
            <w:r>
              <w:t>4·58 (6·96)</w:t>
            </w:r>
          </w:p>
        </w:tc>
        <w:tc>
          <w:tcPr>
            <w:tcW w:w="2126" w:type="dxa"/>
          </w:tcPr>
          <w:p w14:paraId="66B16BE6" w14:textId="77777777" w:rsidR="009F6412" w:rsidRDefault="009F6412" w:rsidP="00936B74">
            <w:pPr>
              <w:spacing w:line="360" w:lineRule="auto"/>
            </w:pPr>
            <w:r>
              <w:t>2·21 (6·13)</w:t>
            </w:r>
          </w:p>
        </w:tc>
      </w:tr>
      <w:tr w:rsidR="009F6412" w14:paraId="2B94A388" w14:textId="77777777" w:rsidTr="00936B74">
        <w:trPr>
          <w:jc w:val="center"/>
        </w:trPr>
        <w:tc>
          <w:tcPr>
            <w:tcW w:w="1594" w:type="dxa"/>
          </w:tcPr>
          <w:p w14:paraId="76B200ED" w14:textId="77777777" w:rsidR="009F6412" w:rsidRPr="00570C89" w:rsidRDefault="009F6412" w:rsidP="00936B74">
            <w:pPr>
              <w:spacing w:line="360" w:lineRule="auto"/>
              <w:rPr>
                <w:b/>
                <w:bCs/>
              </w:rPr>
            </w:pPr>
            <w:r>
              <w:t>Weeks 21–24</w:t>
            </w:r>
          </w:p>
        </w:tc>
        <w:tc>
          <w:tcPr>
            <w:tcW w:w="669" w:type="dxa"/>
          </w:tcPr>
          <w:p w14:paraId="25DA7338" w14:textId="77777777" w:rsidR="009F6412" w:rsidRDefault="009F6412" w:rsidP="00936B74">
            <w:pPr>
              <w:spacing w:line="360" w:lineRule="auto"/>
            </w:pPr>
            <w:r>
              <w:t>70</w:t>
            </w:r>
          </w:p>
        </w:tc>
        <w:tc>
          <w:tcPr>
            <w:tcW w:w="1433" w:type="dxa"/>
          </w:tcPr>
          <w:p w14:paraId="4882ED35" w14:textId="77777777" w:rsidR="009F6412" w:rsidRDefault="009F6412" w:rsidP="00936B74">
            <w:pPr>
              <w:spacing w:line="360" w:lineRule="auto"/>
            </w:pPr>
            <w:r>
              <w:t>4·23 (7·80)</w:t>
            </w:r>
          </w:p>
        </w:tc>
        <w:tc>
          <w:tcPr>
            <w:tcW w:w="2116" w:type="dxa"/>
          </w:tcPr>
          <w:p w14:paraId="61D2D721" w14:textId="77777777" w:rsidR="009F6412" w:rsidRDefault="009F6412" w:rsidP="00936B74">
            <w:pPr>
              <w:spacing w:line="360" w:lineRule="auto"/>
            </w:pPr>
            <w:r>
              <w:t>2·41 (7·15)</w:t>
            </w:r>
          </w:p>
        </w:tc>
        <w:tc>
          <w:tcPr>
            <w:tcW w:w="851" w:type="dxa"/>
          </w:tcPr>
          <w:p w14:paraId="7093F4C3" w14:textId="77777777" w:rsidR="009F6412" w:rsidRDefault="009F6412" w:rsidP="00936B74">
            <w:pPr>
              <w:spacing w:line="360" w:lineRule="auto"/>
            </w:pPr>
            <w:r>
              <w:t>108</w:t>
            </w:r>
          </w:p>
        </w:tc>
        <w:tc>
          <w:tcPr>
            <w:tcW w:w="1417" w:type="dxa"/>
          </w:tcPr>
          <w:p w14:paraId="7721CCA1" w14:textId="77777777" w:rsidR="009F6412" w:rsidRDefault="009F6412" w:rsidP="00936B74">
            <w:pPr>
              <w:spacing w:line="360" w:lineRule="auto"/>
            </w:pPr>
            <w:r>
              <w:t>4·43 (6·54)</w:t>
            </w:r>
          </w:p>
        </w:tc>
        <w:tc>
          <w:tcPr>
            <w:tcW w:w="2126" w:type="dxa"/>
          </w:tcPr>
          <w:p w14:paraId="66B43CFD" w14:textId="77777777" w:rsidR="009F6412" w:rsidRDefault="009F6412" w:rsidP="00936B74">
            <w:pPr>
              <w:spacing w:line="360" w:lineRule="auto"/>
            </w:pPr>
            <w:r>
              <w:t>2·43 (7·02)</w:t>
            </w:r>
          </w:p>
        </w:tc>
      </w:tr>
    </w:tbl>
    <w:p w14:paraId="00526849" w14:textId="77777777" w:rsidR="009F6412" w:rsidRDefault="009F6412" w:rsidP="009F6412"/>
    <w:p w14:paraId="74775DC2" w14:textId="77777777" w:rsidR="009F6412" w:rsidRDefault="009F6412" w:rsidP="009F6412">
      <w:r>
        <w:tab/>
      </w:r>
      <w:r>
        <w:tab/>
      </w:r>
      <w:r>
        <w:tab/>
        <w:t xml:space="preserve">Data is number of participants providing data on days used drug in past 28 days (standard deviation); </w:t>
      </w:r>
    </w:p>
    <w:p w14:paraId="2254BFE2" w14:textId="77777777" w:rsidR="009F6412" w:rsidRDefault="009F6412" w:rsidP="009F6412">
      <w:r>
        <w:tab/>
      </w:r>
      <w:r>
        <w:tab/>
      </w:r>
      <w:r>
        <w:tab/>
      </w:r>
    </w:p>
    <w:p w14:paraId="28521240" w14:textId="77777777" w:rsidR="009F6412" w:rsidRDefault="009F6412" w:rsidP="009F6412">
      <w:r>
        <w:tab/>
      </w:r>
      <w:r>
        <w:tab/>
      </w:r>
      <w:r>
        <w:tab/>
        <w:t xml:space="preserve">* </w:t>
      </w:r>
      <w:proofErr w:type="gramStart"/>
      <w:r>
        <w:t>missing</w:t>
      </w:r>
      <w:proofErr w:type="gramEnd"/>
      <w:r>
        <w:t xml:space="preserve"> data for 1 participant for cocaine at screening (n=157).</w:t>
      </w:r>
    </w:p>
    <w:p w14:paraId="6F92F039" w14:textId="77777777" w:rsidR="009F6412" w:rsidRDefault="009F6412" w:rsidP="009F6412">
      <w:pPr>
        <w:jc w:val="center"/>
        <w:rPr>
          <w:rFonts w:cs="Arial"/>
          <w:b/>
          <w:bCs/>
        </w:rPr>
      </w:pPr>
    </w:p>
    <w:p w14:paraId="7316A5C7" w14:textId="7A461CE9" w:rsidR="009F6412" w:rsidRDefault="000A2D7B">
      <w:pPr>
        <w:rPr>
          <w:rFonts w:cs="Arial"/>
          <w:b/>
          <w:bCs/>
        </w:rPr>
      </w:pPr>
      <w:r>
        <w:rPr>
          <w:rFonts w:cs="Arial"/>
          <w:b/>
          <w:bCs/>
        </w:rPr>
        <w:br w:type="page"/>
      </w:r>
    </w:p>
    <w:p w14:paraId="7751A485" w14:textId="77777777" w:rsidR="009F6412" w:rsidRDefault="009F6412" w:rsidP="009F6412">
      <w:pPr>
        <w:jc w:val="center"/>
        <w:rPr>
          <w:rFonts w:cs="Arial"/>
          <w:b/>
          <w:bCs/>
        </w:rPr>
      </w:pPr>
    </w:p>
    <w:p w14:paraId="5794FB05" w14:textId="621A24D8" w:rsidR="009F6412" w:rsidRDefault="009F6412" w:rsidP="009F6412">
      <w:pPr>
        <w:jc w:val="center"/>
        <w:rPr>
          <w:rFonts w:cs="Arial"/>
        </w:rPr>
      </w:pPr>
      <w:r>
        <w:rPr>
          <w:rFonts w:cs="Arial"/>
          <w:b/>
          <w:bCs/>
        </w:rPr>
        <w:t>Table S</w:t>
      </w:r>
      <w:r w:rsidR="000A2D7B">
        <w:rPr>
          <w:rFonts w:cs="Arial"/>
          <w:b/>
          <w:bCs/>
        </w:rPr>
        <w:t>1.3</w:t>
      </w:r>
      <w:r>
        <w:rPr>
          <w:rFonts w:cs="Arial"/>
        </w:rPr>
        <w:t xml:space="preserve">: Observed responses to CGI-S/CGI-I and PRO-S/PRO-I by treatment group </w:t>
      </w:r>
    </w:p>
    <w:p w14:paraId="096EC8E2" w14:textId="77777777" w:rsidR="009F6412" w:rsidRDefault="009F6412" w:rsidP="009F6412">
      <w:pPr>
        <w:jc w:val="center"/>
        <w:rPr>
          <w:rFonts w:cs="Arial"/>
        </w:rPr>
      </w:pPr>
    </w:p>
    <w:tbl>
      <w:tblPr>
        <w:tblStyle w:val="TableGrid"/>
        <w:tblW w:w="12049"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275"/>
        <w:gridCol w:w="1276"/>
        <w:gridCol w:w="1418"/>
        <w:gridCol w:w="2268"/>
        <w:gridCol w:w="1134"/>
        <w:gridCol w:w="1275"/>
        <w:gridCol w:w="1276"/>
      </w:tblGrid>
      <w:tr w:rsidR="009F6412" w14:paraId="57A9E141" w14:textId="77777777" w:rsidTr="00936B74">
        <w:trPr>
          <w:jc w:val="center"/>
        </w:trPr>
        <w:tc>
          <w:tcPr>
            <w:tcW w:w="2127" w:type="dxa"/>
            <w:tcBorders>
              <w:bottom w:val="nil"/>
            </w:tcBorders>
          </w:tcPr>
          <w:p w14:paraId="7A1D4650" w14:textId="77777777" w:rsidR="009F6412" w:rsidRDefault="009F6412" w:rsidP="00936B74">
            <w:pPr>
              <w:spacing w:line="276" w:lineRule="auto"/>
              <w:jc w:val="center"/>
              <w:rPr>
                <w:rFonts w:cs="Arial"/>
              </w:rPr>
            </w:pPr>
          </w:p>
        </w:tc>
        <w:tc>
          <w:tcPr>
            <w:tcW w:w="3969" w:type="dxa"/>
            <w:gridSpan w:val="3"/>
            <w:tcBorders>
              <w:top w:val="single" w:sz="4" w:space="0" w:color="auto"/>
              <w:bottom w:val="single" w:sz="4" w:space="0" w:color="auto"/>
            </w:tcBorders>
          </w:tcPr>
          <w:p w14:paraId="501F5E74" w14:textId="77777777" w:rsidR="009F6412" w:rsidRPr="00A70935" w:rsidRDefault="009F6412" w:rsidP="00936B74">
            <w:pPr>
              <w:spacing w:line="276" w:lineRule="auto"/>
              <w:jc w:val="center"/>
              <w:rPr>
                <w:rFonts w:cs="Arial"/>
                <w:b/>
                <w:bCs/>
              </w:rPr>
            </w:pPr>
            <w:r w:rsidRPr="00A70935">
              <w:rPr>
                <w:rFonts w:cs="Arial"/>
                <w:b/>
                <w:bCs/>
              </w:rPr>
              <w:t>Baseline</w:t>
            </w:r>
          </w:p>
        </w:tc>
        <w:tc>
          <w:tcPr>
            <w:tcW w:w="2268" w:type="dxa"/>
            <w:tcBorders>
              <w:bottom w:val="nil"/>
            </w:tcBorders>
          </w:tcPr>
          <w:p w14:paraId="5E77577D" w14:textId="77777777" w:rsidR="009F6412" w:rsidRPr="00A70935" w:rsidRDefault="009F6412" w:rsidP="00936B74">
            <w:pPr>
              <w:spacing w:line="276" w:lineRule="auto"/>
              <w:jc w:val="center"/>
              <w:rPr>
                <w:rFonts w:cs="Arial"/>
                <w:b/>
                <w:bCs/>
              </w:rPr>
            </w:pPr>
          </w:p>
        </w:tc>
        <w:tc>
          <w:tcPr>
            <w:tcW w:w="3685" w:type="dxa"/>
            <w:gridSpan w:val="3"/>
            <w:tcBorders>
              <w:top w:val="single" w:sz="4" w:space="0" w:color="auto"/>
              <w:bottom w:val="single" w:sz="4" w:space="0" w:color="auto"/>
            </w:tcBorders>
          </w:tcPr>
          <w:p w14:paraId="23643DF7" w14:textId="77777777" w:rsidR="009F6412" w:rsidRDefault="009F6412" w:rsidP="00936B74">
            <w:pPr>
              <w:spacing w:line="276" w:lineRule="auto"/>
              <w:jc w:val="center"/>
              <w:rPr>
                <w:rFonts w:cs="Arial"/>
              </w:rPr>
            </w:pPr>
            <w:r w:rsidRPr="00A70935">
              <w:rPr>
                <w:rFonts w:cs="Arial"/>
                <w:b/>
                <w:bCs/>
              </w:rPr>
              <w:t>24-week follow-up</w:t>
            </w:r>
          </w:p>
        </w:tc>
      </w:tr>
      <w:tr w:rsidR="009F6412" w14:paraId="01C6E1D0" w14:textId="77777777" w:rsidTr="00936B74">
        <w:trPr>
          <w:jc w:val="center"/>
        </w:trPr>
        <w:tc>
          <w:tcPr>
            <w:tcW w:w="2127" w:type="dxa"/>
            <w:tcBorders>
              <w:top w:val="nil"/>
              <w:bottom w:val="single" w:sz="4" w:space="0" w:color="auto"/>
            </w:tcBorders>
          </w:tcPr>
          <w:p w14:paraId="2B33611E" w14:textId="77777777" w:rsidR="009F6412" w:rsidRPr="00A70935" w:rsidRDefault="009F6412" w:rsidP="00936B74">
            <w:pPr>
              <w:spacing w:line="276" w:lineRule="auto"/>
              <w:rPr>
                <w:rFonts w:cs="Arial"/>
                <w:b/>
                <w:bCs/>
              </w:rPr>
            </w:pPr>
            <w:r w:rsidRPr="00A70935">
              <w:rPr>
                <w:rFonts w:cs="Arial"/>
                <w:b/>
                <w:bCs/>
              </w:rPr>
              <w:t>CGI-S</w:t>
            </w:r>
          </w:p>
        </w:tc>
        <w:tc>
          <w:tcPr>
            <w:tcW w:w="1275" w:type="dxa"/>
            <w:tcBorders>
              <w:top w:val="single" w:sz="4" w:space="0" w:color="auto"/>
              <w:bottom w:val="single" w:sz="4" w:space="0" w:color="auto"/>
            </w:tcBorders>
          </w:tcPr>
          <w:p w14:paraId="6D2181F4" w14:textId="77777777" w:rsidR="009F6412" w:rsidRPr="00A70935" w:rsidRDefault="009F6412" w:rsidP="00936B74">
            <w:pPr>
              <w:spacing w:line="276" w:lineRule="auto"/>
              <w:rPr>
                <w:rFonts w:cs="Arial"/>
                <w:b/>
                <w:bCs/>
              </w:rPr>
            </w:pPr>
            <w:r w:rsidRPr="00A70935">
              <w:rPr>
                <w:rFonts w:cs="Arial"/>
                <w:b/>
                <w:bCs/>
              </w:rPr>
              <w:t>SoC</w:t>
            </w:r>
          </w:p>
          <w:p w14:paraId="3983677A" w14:textId="77777777" w:rsidR="009F6412" w:rsidRPr="00A70935" w:rsidRDefault="009F6412" w:rsidP="00936B74">
            <w:pPr>
              <w:spacing w:line="276" w:lineRule="auto"/>
              <w:rPr>
                <w:rFonts w:cs="Arial"/>
                <w:b/>
                <w:bCs/>
              </w:rPr>
            </w:pPr>
            <w:r w:rsidRPr="00A70935">
              <w:rPr>
                <w:rFonts w:cs="Arial"/>
                <w:b/>
                <w:bCs/>
              </w:rPr>
              <w:t>(n=156)</w:t>
            </w:r>
          </w:p>
        </w:tc>
        <w:tc>
          <w:tcPr>
            <w:tcW w:w="1276" w:type="dxa"/>
            <w:tcBorders>
              <w:top w:val="single" w:sz="4" w:space="0" w:color="auto"/>
              <w:bottom w:val="single" w:sz="4" w:space="0" w:color="auto"/>
            </w:tcBorders>
          </w:tcPr>
          <w:p w14:paraId="0125744A" w14:textId="77777777" w:rsidR="009F6412" w:rsidRPr="00A70935" w:rsidRDefault="009F6412" w:rsidP="00936B74">
            <w:pPr>
              <w:spacing w:line="276" w:lineRule="auto"/>
              <w:rPr>
                <w:rFonts w:cs="Arial"/>
                <w:b/>
                <w:bCs/>
              </w:rPr>
            </w:pPr>
            <w:r w:rsidRPr="00A70935">
              <w:rPr>
                <w:rFonts w:cs="Arial"/>
                <w:b/>
                <w:bCs/>
              </w:rPr>
              <w:t>BUP-XR</w:t>
            </w:r>
          </w:p>
          <w:p w14:paraId="14EADA81" w14:textId="77777777" w:rsidR="009F6412" w:rsidRPr="00A70935" w:rsidRDefault="009F6412" w:rsidP="00936B74">
            <w:pPr>
              <w:spacing w:line="276" w:lineRule="auto"/>
              <w:rPr>
                <w:rFonts w:cs="Arial"/>
                <w:b/>
                <w:bCs/>
              </w:rPr>
            </w:pPr>
            <w:r w:rsidRPr="00A70935">
              <w:rPr>
                <w:rFonts w:cs="Arial"/>
                <w:b/>
                <w:bCs/>
              </w:rPr>
              <w:t>(n=158)</w:t>
            </w:r>
          </w:p>
        </w:tc>
        <w:tc>
          <w:tcPr>
            <w:tcW w:w="1418" w:type="dxa"/>
            <w:tcBorders>
              <w:top w:val="single" w:sz="4" w:space="0" w:color="auto"/>
              <w:bottom w:val="single" w:sz="4" w:space="0" w:color="auto"/>
            </w:tcBorders>
          </w:tcPr>
          <w:p w14:paraId="10CD535F" w14:textId="77777777" w:rsidR="009F6412" w:rsidRPr="00A70935" w:rsidRDefault="009F6412" w:rsidP="00936B74">
            <w:pPr>
              <w:spacing w:line="276" w:lineRule="auto"/>
              <w:rPr>
                <w:rFonts w:cs="Arial"/>
                <w:b/>
                <w:bCs/>
              </w:rPr>
            </w:pPr>
            <w:r w:rsidRPr="00A70935">
              <w:rPr>
                <w:rFonts w:cs="Arial"/>
                <w:b/>
                <w:bCs/>
              </w:rPr>
              <w:t>Overall</w:t>
            </w:r>
          </w:p>
          <w:p w14:paraId="30040D96" w14:textId="77777777" w:rsidR="009F6412" w:rsidRPr="00A70935" w:rsidRDefault="009F6412" w:rsidP="00936B74">
            <w:pPr>
              <w:spacing w:line="276" w:lineRule="auto"/>
              <w:rPr>
                <w:rFonts w:cs="Arial"/>
                <w:b/>
                <w:bCs/>
              </w:rPr>
            </w:pPr>
            <w:r w:rsidRPr="00A70935">
              <w:rPr>
                <w:rFonts w:cs="Arial"/>
                <w:b/>
                <w:bCs/>
              </w:rPr>
              <w:t>(n=314)</w:t>
            </w:r>
          </w:p>
        </w:tc>
        <w:tc>
          <w:tcPr>
            <w:tcW w:w="2268" w:type="dxa"/>
            <w:tcBorders>
              <w:top w:val="nil"/>
              <w:bottom w:val="single" w:sz="4" w:space="0" w:color="auto"/>
            </w:tcBorders>
          </w:tcPr>
          <w:p w14:paraId="2689F9D0" w14:textId="77777777" w:rsidR="009F6412" w:rsidRPr="00A70935" w:rsidRDefault="009F6412" w:rsidP="00936B74">
            <w:pPr>
              <w:spacing w:line="276" w:lineRule="auto"/>
              <w:rPr>
                <w:rFonts w:cs="Arial"/>
                <w:b/>
                <w:bCs/>
              </w:rPr>
            </w:pPr>
            <w:r w:rsidRPr="00A70935">
              <w:rPr>
                <w:rFonts w:cs="Arial"/>
                <w:b/>
                <w:bCs/>
              </w:rPr>
              <w:t>CGI-I</w:t>
            </w:r>
          </w:p>
        </w:tc>
        <w:tc>
          <w:tcPr>
            <w:tcW w:w="1134" w:type="dxa"/>
            <w:tcBorders>
              <w:top w:val="single" w:sz="4" w:space="0" w:color="auto"/>
              <w:bottom w:val="single" w:sz="4" w:space="0" w:color="auto"/>
            </w:tcBorders>
          </w:tcPr>
          <w:p w14:paraId="1641793E" w14:textId="77777777" w:rsidR="009F6412" w:rsidRPr="00A70935" w:rsidRDefault="009F6412" w:rsidP="00936B74">
            <w:pPr>
              <w:spacing w:line="276" w:lineRule="auto"/>
              <w:rPr>
                <w:rFonts w:cs="Arial"/>
                <w:b/>
                <w:bCs/>
              </w:rPr>
            </w:pPr>
            <w:r w:rsidRPr="00A70935">
              <w:rPr>
                <w:rFonts w:cs="Arial"/>
                <w:b/>
                <w:bCs/>
              </w:rPr>
              <w:t>SoC</w:t>
            </w:r>
          </w:p>
          <w:p w14:paraId="68D50518" w14:textId="77777777" w:rsidR="009F6412" w:rsidRPr="00A70935" w:rsidRDefault="009F6412" w:rsidP="00936B74">
            <w:pPr>
              <w:spacing w:line="276" w:lineRule="auto"/>
              <w:rPr>
                <w:rFonts w:cs="Arial"/>
                <w:b/>
                <w:bCs/>
              </w:rPr>
            </w:pPr>
            <w:r w:rsidRPr="00A70935">
              <w:rPr>
                <w:rFonts w:cs="Arial"/>
                <w:b/>
                <w:bCs/>
              </w:rPr>
              <w:t>(n=156)</w:t>
            </w:r>
          </w:p>
        </w:tc>
        <w:tc>
          <w:tcPr>
            <w:tcW w:w="1275" w:type="dxa"/>
            <w:tcBorders>
              <w:top w:val="single" w:sz="4" w:space="0" w:color="auto"/>
              <w:bottom w:val="single" w:sz="4" w:space="0" w:color="auto"/>
            </w:tcBorders>
          </w:tcPr>
          <w:p w14:paraId="4F314970" w14:textId="77777777" w:rsidR="009F6412" w:rsidRPr="00A70935" w:rsidRDefault="009F6412" w:rsidP="00936B74">
            <w:pPr>
              <w:spacing w:line="276" w:lineRule="auto"/>
              <w:rPr>
                <w:rFonts w:cs="Arial"/>
                <w:b/>
                <w:bCs/>
              </w:rPr>
            </w:pPr>
            <w:r w:rsidRPr="00A70935">
              <w:rPr>
                <w:rFonts w:cs="Arial"/>
                <w:b/>
                <w:bCs/>
              </w:rPr>
              <w:t>BUP-XR</w:t>
            </w:r>
          </w:p>
          <w:p w14:paraId="30DB3C6F" w14:textId="77777777" w:rsidR="009F6412" w:rsidRPr="00A70935" w:rsidRDefault="009F6412" w:rsidP="00936B74">
            <w:pPr>
              <w:spacing w:line="276" w:lineRule="auto"/>
              <w:rPr>
                <w:rFonts w:cs="Arial"/>
                <w:b/>
                <w:bCs/>
              </w:rPr>
            </w:pPr>
            <w:r w:rsidRPr="00A70935">
              <w:rPr>
                <w:rFonts w:cs="Arial"/>
                <w:b/>
                <w:bCs/>
              </w:rPr>
              <w:t>(n=158)</w:t>
            </w:r>
          </w:p>
        </w:tc>
        <w:tc>
          <w:tcPr>
            <w:tcW w:w="1276" w:type="dxa"/>
            <w:tcBorders>
              <w:top w:val="single" w:sz="4" w:space="0" w:color="auto"/>
              <w:bottom w:val="single" w:sz="4" w:space="0" w:color="auto"/>
            </w:tcBorders>
          </w:tcPr>
          <w:p w14:paraId="65AA33A2" w14:textId="77777777" w:rsidR="009F6412" w:rsidRPr="00A70935" w:rsidRDefault="009F6412" w:rsidP="00936B74">
            <w:pPr>
              <w:spacing w:line="276" w:lineRule="auto"/>
              <w:rPr>
                <w:rFonts w:cs="Arial"/>
                <w:b/>
                <w:bCs/>
              </w:rPr>
            </w:pPr>
            <w:r w:rsidRPr="00A70935">
              <w:rPr>
                <w:rFonts w:cs="Arial"/>
                <w:b/>
                <w:bCs/>
              </w:rPr>
              <w:t>Overall</w:t>
            </w:r>
          </w:p>
          <w:p w14:paraId="4D8BA85D" w14:textId="77777777" w:rsidR="009F6412" w:rsidRPr="00A70935" w:rsidRDefault="009F6412" w:rsidP="00936B74">
            <w:pPr>
              <w:spacing w:line="276" w:lineRule="auto"/>
              <w:rPr>
                <w:rFonts w:cs="Arial"/>
                <w:b/>
                <w:bCs/>
              </w:rPr>
            </w:pPr>
            <w:r w:rsidRPr="00A70935">
              <w:rPr>
                <w:rFonts w:cs="Arial"/>
                <w:b/>
                <w:bCs/>
              </w:rPr>
              <w:t>(n=314)</w:t>
            </w:r>
          </w:p>
        </w:tc>
      </w:tr>
      <w:tr w:rsidR="009F6412" w14:paraId="4DE0A5E8" w14:textId="77777777" w:rsidTr="00936B74">
        <w:trPr>
          <w:jc w:val="center"/>
        </w:trPr>
        <w:tc>
          <w:tcPr>
            <w:tcW w:w="2127" w:type="dxa"/>
            <w:tcBorders>
              <w:top w:val="single" w:sz="4" w:space="0" w:color="auto"/>
            </w:tcBorders>
          </w:tcPr>
          <w:p w14:paraId="45D19CDD" w14:textId="77777777" w:rsidR="009F6412" w:rsidRDefault="009F6412" w:rsidP="00936B74">
            <w:pPr>
              <w:spacing w:line="276" w:lineRule="auto"/>
              <w:rPr>
                <w:rFonts w:cs="Arial"/>
              </w:rPr>
            </w:pPr>
            <w:r>
              <w:rPr>
                <w:rFonts w:cs="Arial"/>
              </w:rPr>
              <w:t>Extremely mild</w:t>
            </w:r>
          </w:p>
        </w:tc>
        <w:tc>
          <w:tcPr>
            <w:tcW w:w="1275" w:type="dxa"/>
            <w:tcBorders>
              <w:top w:val="single" w:sz="4" w:space="0" w:color="auto"/>
            </w:tcBorders>
          </w:tcPr>
          <w:p w14:paraId="157B9BE3" w14:textId="77777777" w:rsidR="009F6412" w:rsidRDefault="009F6412" w:rsidP="00936B74">
            <w:pPr>
              <w:spacing w:line="276" w:lineRule="auto"/>
              <w:rPr>
                <w:rFonts w:cs="Arial"/>
              </w:rPr>
            </w:pPr>
            <w:r>
              <w:t>29 (18·6)</w:t>
            </w:r>
          </w:p>
        </w:tc>
        <w:tc>
          <w:tcPr>
            <w:tcW w:w="1276" w:type="dxa"/>
            <w:tcBorders>
              <w:top w:val="single" w:sz="4" w:space="0" w:color="auto"/>
            </w:tcBorders>
          </w:tcPr>
          <w:p w14:paraId="42181687" w14:textId="77777777" w:rsidR="009F6412" w:rsidRDefault="009F6412" w:rsidP="00936B74">
            <w:pPr>
              <w:spacing w:line="276" w:lineRule="auto"/>
              <w:rPr>
                <w:rFonts w:cs="Arial"/>
              </w:rPr>
            </w:pPr>
            <w:r>
              <w:t>37 (23·4)</w:t>
            </w:r>
          </w:p>
        </w:tc>
        <w:tc>
          <w:tcPr>
            <w:tcW w:w="1418" w:type="dxa"/>
            <w:tcBorders>
              <w:top w:val="single" w:sz="4" w:space="0" w:color="auto"/>
            </w:tcBorders>
          </w:tcPr>
          <w:p w14:paraId="31250253" w14:textId="77777777" w:rsidR="009F6412" w:rsidRPr="009976EB" w:rsidRDefault="009F6412" w:rsidP="00936B74">
            <w:pPr>
              <w:spacing w:line="276" w:lineRule="auto"/>
              <w:rPr>
                <w:rFonts w:cs="Arial"/>
                <w:bCs/>
              </w:rPr>
            </w:pPr>
            <w:r w:rsidRPr="009976EB">
              <w:rPr>
                <w:bCs/>
              </w:rPr>
              <w:t>66 (21</w:t>
            </w:r>
            <w:r>
              <w:rPr>
                <w:bCs/>
              </w:rPr>
              <w:t>·</w:t>
            </w:r>
            <w:r w:rsidRPr="009976EB">
              <w:rPr>
                <w:bCs/>
              </w:rPr>
              <w:t>0)</w:t>
            </w:r>
          </w:p>
        </w:tc>
        <w:tc>
          <w:tcPr>
            <w:tcW w:w="2268" w:type="dxa"/>
            <w:tcBorders>
              <w:top w:val="single" w:sz="4" w:space="0" w:color="auto"/>
            </w:tcBorders>
          </w:tcPr>
          <w:p w14:paraId="73D6F65A" w14:textId="77777777" w:rsidR="009F6412" w:rsidRDefault="009F6412" w:rsidP="00936B74">
            <w:pPr>
              <w:spacing w:line="276" w:lineRule="auto"/>
              <w:rPr>
                <w:rFonts w:cs="Arial"/>
              </w:rPr>
            </w:pPr>
            <w:r>
              <w:rPr>
                <w:rFonts w:cs="Arial"/>
              </w:rPr>
              <w:t>Very much improved</w:t>
            </w:r>
          </w:p>
        </w:tc>
        <w:tc>
          <w:tcPr>
            <w:tcW w:w="1134" w:type="dxa"/>
            <w:tcBorders>
              <w:top w:val="single" w:sz="4" w:space="0" w:color="auto"/>
            </w:tcBorders>
            <w:vAlign w:val="center"/>
          </w:tcPr>
          <w:p w14:paraId="18B5D07C" w14:textId="77777777" w:rsidR="009F6412" w:rsidRDefault="009F6412" w:rsidP="00936B74">
            <w:pPr>
              <w:spacing w:line="276" w:lineRule="auto"/>
              <w:rPr>
                <w:rFonts w:cs="Arial"/>
              </w:rPr>
            </w:pPr>
            <w:r>
              <w:t>9 (5·8)</w:t>
            </w:r>
          </w:p>
        </w:tc>
        <w:tc>
          <w:tcPr>
            <w:tcW w:w="1275" w:type="dxa"/>
            <w:tcBorders>
              <w:top w:val="single" w:sz="4" w:space="0" w:color="auto"/>
            </w:tcBorders>
            <w:vAlign w:val="center"/>
          </w:tcPr>
          <w:p w14:paraId="120BED35" w14:textId="77777777" w:rsidR="009F6412" w:rsidRDefault="009F6412" w:rsidP="00936B74">
            <w:pPr>
              <w:spacing w:line="276" w:lineRule="auto"/>
              <w:jc w:val="both"/>
              <w:rPr>
                <w:rFonts w:cs="Arial"/>
              </w:rPr>
            </w:pPr>
            <w:r>
              <w:t>48 (30·4)</w:t>
            </w:r>
          </w:p>
        </w:tc>
        <w:tc>
          <w:tcPr>
            <w:tcW w:w="1276" w:type="dxa"/>
            <w:tcBorders>
              <w:top w:val="single" w:sz="4" w:space="0" w:color="auto"/>
            </w:tcBorders>
          </w:tcPr>
          <w:p w14:paraId="6E97BAA8" w14:textId="77777777" w:rsidR="009F6412" w:rsidRPr="00A70935" w:rsidRDefault="009F6412" w:rsidP="00936B74">
            <w:pPr>
              <w:spacing w:line="276" w:lineRule="auto"/>
              <w:rPr>
                <w:rFonts w:cs="Arial"/>
                <w:bCs/>
              </w:rPr>
            </w:pPr>
            <w:r w:rsidRPr="00A70935">
              <w:rPr>
                <w:bCs/>
              </w:rPr>
              <w:t>57 (18</w:t>
            </w:r>
            <w:r>
              <w:rPr>
                <w:bCs/>
              </w:rPr>
              <w:t>·</w:t>
            </w:r>
            <w:r w:rsidRPr="00A70935">
              <w:rPr>
                <w:bCs/>
              </w:rPr>
              <w:t>2)</w:t>
            </w:r>
          </w:p>
        </w:tc>
      </w:tr>
      <w:tr w:rsidR="009F6412" w14:paraId="7465F0D1" w14:textId="77777777" w:rsidTr="00936B74">
        <w:trPr>
          <w:jc w:val="center"/>
        </w:trPr>
        <w:tc>
          <w:tcPr>
            <w:tcW w:w="2127" w:type="dxa"/>
          </w:tcPr>
          <w:p w14:paraId="3E499E42" w14:textId="77777777" w:rsidR="009F6412" w:rsidRDefault="009F6412" w:rsidP="00936B74">
            <w:pPr>
              <w:spacing w:line="276" w:lineRule="auto"/>
              <w:rPr>
                <w:rFonts w:cs="Arial"/>
              </w:rPr>
            </w:pPr>
            <w:r>
              <w:rPr>
                <w:rFonts w:cs="Arial"/>
              </w:rPr>
              <w:t>Very mild</w:t>
            </w:r>
          </w:p>
        </w:tc>
        <w:tc>
          <w:tcPr>
            <w:tcW w:w="1275" w:type="dxa"/>
          </w:tcPr>
          <w:p w14:paraId="29490FD0" w14:textId="77777777" w:rsidR="009F6412" w:rsidRDefault="009F6412" w:rsidP="00936B74">
            <w:pPr>
              <w:spacing w:line="276" w:lineRule="auto"/>
              <w:rPr>
                <w:rFonts w:cs="Arial"/>
              </w:rPr>
            </w:pPr>
            <w:r>
              <w:t>16 (10·3)</w:t>
            </w:r>
          </w:p>
        </w:tc>
        <w:tc>
          <w:tcPr>
            <w:tcW w:w="1276" w:type="dxa"/>
          </w:tcPr>
          <w:p w14:paraId="72F05D20" w14:textId="77777777" w:rsidR="009F6412" w:rsidRDefault="009F6412" w:rsidP="00936B74">
            <w:pPr>
              <w:spacing w:line="276" w:lineRule="auto"/>
              <w:rPr>
                <w:rFonts w:cs="Arial"/>
              </w:rPr>
            </w:pPr>
            <w:r>
              <w:t>20 (12·7)</w:t>
            </w:r>
          </w:p>
        </w:tc>
        <w:tc>
          <w:tcPr>
            <w:tcW w:w="1418" w:type="dxa"/>
          </w:tcPr>
          <w:p w14:paraId="0A31882B" w14:textId="77777777" w:rsidR="009F6412" w:rsidRPr="009976EB" w:rsidRDefault="009F6412" w:rsidP="00936B74">
            <w:pPr>
              <w:spacing w:line="276" w:lineRule="auto"/>
              <w:rPr>
                <w:rFonts w:cs="Arial"/>
                <w:bCs/>
              </w:rPr>
            </w:pPr>
            <w:r w:rsidRPr="009976EB">
              <w:rPr>
                <w:bCs/>
              </w:rPr>
              <w:t>36 (11</w:t>
            </w:r>
            <w:r>
              <w:rPr>
                <w:bCs/>
              </w:rPr>
              <w:t>·</w:t>
            </w:r>
            <w:r w:rsidRPr="009976EB">
              <w:rPr>
                <w:bCs/>
              </w:rPr>
              <w:t>5)</w:t>
            </w:r>
          </w:p>
        </w:tc>
        <w:tc>
          <w:tcPr>
            <w:tcW w:w="2268" w:type="dxa"/>
          </w:tcPr>
          <w:p w14:paraId="294190B2" w14:textId="77777777" w:rsidR="009F6412" w:rsidRDefault="009F6412" w:rsidP="00936B74">
            <w:pPr>
              <w:spacing w:line="276" w:lineRule="auto"/>
              <w:rPr>
                <w:rFonts w:cs="Arial"/>
              </w:rPr>
            </w:pPr>
            <w:r>
              <w:rPr>
                <w:rFonts w:cs="Arial"/>
              </w:rPr>
              <w:t>Much improved</w:t>
            </w:r>
          </w:p>
        </w:tc>
        <w:tc>
          <w:tcPr>
            <w:tcW w:w="1134" w:type="dxa"/>
            <w:vAlign w:val="center"/>
          </w:tcPr>
          <w:p w14:paraId="5358C38C" w14:textId="77777777" w:rsidR="009F6412" w:rsidRDefault="009F6412" w:rsidP="00936B74">
            <w:pPr>
              <w:spacing w:line="276" w:lineRule="auto"/>
              <w:rPr>
                <w:rFonts w:cs="Arial"/>
              </w:rPr>
            </w:pPr>
            <w:r>
              <w:t>21 (13·5)</w:t>
            </w:r>
          </w:p>
        </w:tc>
        <w:tc>
          <w:tcPr>
            <w:tcW w:w="1275" w:type="dxa"/>
            <w:vAlign w:val="center"/>
          </w:tcPr>
          <w:p w14:paraId="0F52A542" w14:textId="77777777" w:rsidR="009F6412" w:rsidRDefault="009F6412" w:rsidP="00936B74">
            <w:pPr>
              <w:spacing w:line="276" w:lineRule="auto"/>
              <w:jc w:val="both"/>
              <w:rPr>
                <w:rFonts w:cs="Arial"/>
              </w:rPr>
            </w:pPr>
            <w:r>
              <w:t>51 (32·3)</w:t>
            </w:r>
          </w:p>
        </w:tc>
        <w:tc>
          <w:tcPr>
            <w:tcW w:w="1276" w:type="dxa"/>
          </w:tcPr>
          <w:p w14:paraId="709A8ED2" w14:textId="77777777" w:rsidR="009F6412" w:rsidRPr="00A70935" w:rsidRDefault="009F6412" w:rsidP="00936B74">
            <w:pPr>
              <w:spacing w:line="276" w:lineRule="auto"/>
              <w:rPr>
                <w:rFonts w:cs="Arial"/>
                <w:bCs/>
              </w:rPr>
            </w:pPr>
            <w:r w:rsidRPr="00A70935">
              <w:rPr>
                <w:bCs/>
              </w:rPr>
              <w:t>72 (22</w:t>
            </w:r>
            <w:r>
              <w:rPr>
                <w:bCs/>
              </w:rPr>
              <w:t>·</w:t>
            </w:r>
            <w:r w:rsidRPr="00A70935">
              <w:rPr>
                <w:bCs/>
              </w:rPr>
              <w:t>9)</w:t>
            </w:r>
          </w:p>
        </w:tc>
      </w:tr>
      <w:tr w:rsidR="009F6412" w14:paraId="022AE8B4" w14:textId="77777777" w:rsidTr="00936B74">
        <w:trPr>
          <w:jc w:val="center"/>
        </w:trPr>
        <w:tc>
          <w:tcPr>
            <w:tcW w:w="2127" w:type="dxa"/>
          </w:tcPr>
          <w:p w14:paraId="05D47CBD" w14:textId="77777777" w:rsidR="009F6412" w:rsidRDefault="009F6412" w:rsidP="00936B74">
            <w:pPr>
              <w:spacing w:line="276" w:lineRule="auto"/>
              <w:rPr>
                <w:rFonts w:cs="Arial"/>
              </w:rPr>
            </w:pPr>
            <w:r>
              <w:rPr>
                <w:rFonts w:cs="Arial"/>
              </w:rPr>
              <w:t>Mild</w:t>
            </w:r>
          </w:p>
        </w:tc>
        <w:tc>
          <w:tcPr>
            <w:tcW w:w="1275" w:type="dxa"/>
          </w:tcPr>
          <w:p w14:paraId="43C2070C" w14:textId="77777777" w:rsidR="009F6412" w:rsidRDefault="009F6412" w:rsidP="00936B74">
            <w:pPr>
              <w:spacing w:line="276" w:lineRule="auto"/>
              <w:rPr>
                <w:rFonts w:cs="Arial"/>
              </w:rPr>
            </w:pPr>
            <w:r>
              <w:t>45 (28·9)</w:t>
            </w:r>
          </w:p>
        </w:tc>
        <w:tc>
          <w:tcPr>
            <w:tcW w:w="1276" w:type="dxa"/>
          </w:tcPr>
          <w:p w14:paraId="05952D88" w14:textId="77777777" w:rsidR="009F6412" w:rsidRDefault="009F6412" w:rsidP="00936B74">
            <w:pPr>
              <w:spacing w:line="276" w:lineRule="auto"/>
              <w:rPr>
                <w:rFonts w:cs="Arial"/>
              </w:rPr>
            </w:pPr>
            <w:r>
              <w:t>33 (20·9)</w:t>
            </w:r>
          </w:p>
        </w:tc>
        <w:tc>
          <w:tcPr>
            <w:tcW w:w="1418" w:type="dxa"/>
          </w:tcPr>
          <w:p w14:paraId="47006989" w14:textId="77777777" w:rsidR="009F6412" w:rsidRPr="009976EB" w:rsidRDefault="009F6412" w:rsidP="00936B74">
            <w:pPr>
              <w:spacing w:line="276" w:lineRule="auto"/>
              <w:rPr>
                <w:rFonts w:cs="Arial"/>
                <w:bCs/>
              </w:rPr>
            </w:pPr>
            <w:r w:rsidRPr="009976EB">
              <w:rPr>
                <w:bCs/>
              </w:rPr>
              <w:t>78 (24</w:t>
            </w:r>
            <w:r>
              <w:rPr>
                <w:bCs/>
              </w:rPr>
              <w:t>·</w:t>
            </w:r>
            <w:r w:rsidRPr="009976EB">
              <w:rPr>
                <w:bCs/>
              </w:rPr>
              <w:t>8)</w:t>
            </w:r>
          </w:p>
        </w:tc>
        <w:tc>
          <w:tcPr>
            <w:tcW w:w="2268" w:type="dxa"/>
          </w:tcPr>
          <w:p w14:paraId="75DD9045" w14:textId="77777777" w:rsidR="009F6412" w:rsidRDefault="009F6412" w:rsidP="00936B74">
            <w:pPr>
              <w:spacing w:line="276" w:lineRule="auto"/>
              <w:rPr>
                <w:rFonts w:cs="Arial"/>
              </w:rPr>
            </w:pPr>
            <w:r>
              <w:rPr>
                <w:rFonts w:cs="Arial"/>
              </w:rPr>
              <w:t>Minimally improved</w:t>
            </w:r>
          </w:p>
        </w:tc>
        <w:tc>
          <w:tcPr>
            <w:tcW w:w="1134" w:type="dxa"/>
            <w:vAlign w:val="center"/>
          </w:tcPr>
          <w:p w14:paraId="4FF4AFA9" w14:textId="77777777" w:rsidR="009F6412" w:rsidRDefault="009F6412" w:rsidP="00936B74">
            <w:pPr>
              <w:spacing w:line="276" w:lineRule="auto"/>
              <w:rPr>
                <w:rFonts w:cs="Arial"/>
              </w:rPr>
            </w:pPr>
            <w:r>
              <w:t>15 (9·6)</w:t>
            </w:r>
          </w:p>
        </w:tc>
        <w:tc>
          <w:tcPr>
            <w:tcW w:w="1275" w:type="dxa"/>
            <w:vAlign w:val="center"/>
          </w:tcPr>
          <w:p w14:paraId="7903C553" w14:textId="77777777" w:rsidR="009F6412" w:rsidRDefault="009F6412" w:rsidP="00936B74">
            <w:pPr>
              <w:spacing w:line="276" w:lineRule="auto"/>
              <w:jc w:val="both"/>
              <w:rPr>
                <w:rFonts w:cs="Arial"/>
              </w:rPr>
            </w:pPr>
            <w:r>
              <w:t>13 (8·2)</w:t>
            </w:r>
          </w:p>
        </w:tc>
        <w:tc>
          <w:tcPr>
            <w:tcW w:w="1276" w:type="dxa"/>
          </w:tcPr>
          <w:p w14:paraId="20B606AD" w14:textId="77777777" w:rsidR="009F6412" w:rsidRPr="00A70935" w:rsidRDefault="009F6412" w:rsidP="00936B74">
            <w:pPr>
              <w:spacing w:line="276" w:lineRule="auto"/>
              <w:rPr>
                <w:rFonts w:cs="Arial"/>
                <w:bCs/>
              </w:rPr>
            </w:pPr>
            <w:r w:rsidRPr="00A70935">
              <w:rPr>
                <w:bCs/>
              </w:rPr>
              <w:t>28 (8</w:t>
            </w:r>
            <w:r>
              <w:rPr>
                <w:bCs/>
              </w:rPr>
              <w:t>·</w:t>
            </w:r>
            <w:r w:rsidRPr="00A70935">
              <w:rPr>
                <w:bCs/>
              </w:rPr>
              <w:t>9)</w:t>
            </w:r>
          </w:p>
        </w:tc>
      </w:tr>
      <w:tr w:rsidR="009F6412" w14:paraId="29BF422C" w14:textId="77777777" w:rsidTr="00936B74">
        <w:trPr>
          <w:jc w:val="center"/>
        </w:trPr>
        <w:tc>
          <w:tcPr>
            <w:tcW w:w="2127" w:type="dxa"/>
          </w:tcPr>
          <w:p w14:paraId="432DEA4D" w14:textId="77777777" w:rsidR="009F6412" w:rsidRDefault="009F6412" w:rsidP="00936B74">
            <w:pPr>
              <w:spacing w:line="276" w:lineRule="auto"/>
              <w:rPr>
                <w:rFonts w:cs="Arial"/>
              </w:rPr>
            </w:pPr>
            <w:r>
              <w:rPr>
                <w:rFonts w:cs="Arial"/>
              </w:rPr>
              <w:t>Moderate</w:t>
            </w:r>
          </w:p>
        </w:tc>
        <w:tc>
          <w:tcPr>
            <w:tcW w:w="1275" w:type="dxa"/>
          </w:tcPr>
          <w:p w14:paraId="53826C8F" w14:textId="77777777" w:rsidR="009F6412" w:rsidRDefault="009F6412" w:rsidP="00936B74">
            <w:pPr>
              <w:spacing w:line="276" w:lineRule="auto"/>
              <w:rPr>
                <w:rFonts w:cs="Arial"/>
              </w:rPr>
            </w:pPr>
            <w:r>
              <w:t>25 (16·0)</w:t>
            </w:r>
          </w:p>
        </w:tc>
        <w:tc>
          <w:tcPr>
            <w:tcW w:w="1276" w:type="dxa"/>
          </w:tcPr>
          <w:p w14:paraId="4D8B7999" w14:textId="77777777" w:rsidR="009F6412" w:rsidRDefault="009F6412" w:rsidP="00936B74">
            <w:pPr>
              <w:spacing w:line="276" w:lineRule="auto"/>
              <w:rPr>
                <w:rFonts w:cs="Arial"/>
              </w:rPr>
            </w:pPr>
            <w:r>
              <w:t>30 (19·0)</w:t>
            </w:r>
          </w:p>
        </w:tc>
        <w:tc>
          <w:tcPr>
            <w:tcW w:w="1418" w:type="dxa"/>
          </w:tcPr>
          <w:p w14:paraId="7AC4BFA4" w14:textId="77777777" w:rsidR="009F6412" w:rsidRPr="009976EB" w:rsidRDefault="009F6412" w:rsidP="00936B74">
            <w:pPr>
              <w:spacing w:line="276" w:lineRule="auto"/>
              <w:rPr>
                <w:rFonts w:cs="Arial"/>
                <w:bCs/>
              </w:rPr>
            </w:pPr>
            <w:r w:rsidRPr="009976EB">
              <w:rPr>
                <w:bCs/>
              </w:rPr>
              <w:t>55 (17</w:t>
            </w:r>
            <w:r>
              <w:rPr>
                <w:bCs/>
              </w:rPr>
              <w:t>·</w:t>
            </w:r>
            <w:r w:rsidRPr="009976EB">
              <w:rPr>
                <w:bCs/>
              </w:rPr>
              <w:t>5)</w:t>
            </w:r>
          </w:p>
        </w:tc>
        <w:tc>
          <w:tcPr>
            <w:tcW w:w="2268" w:type="dxa"/>
          </w:tcPr>
          <w:p w14:paraId="68F8E758" w14:textId="77777777" w:rsidR="009F6412" w:rsidRDefault="009F6412" w:rsidP="00936B74">
            <w:pPr>
              <w:spacing w:line="276" w:lineRule="auto"/>
              <w:rPr>
                <w:rFonts w:cs="Arial"/>
              </w:rPr>
            </w:pPr>
            <w:r>
              <w:rPr>
                <w:rFonts w:cs="Arial"/>
              </w:rPr>
              <w:t>No change</w:t>
            </w:r>
          </w:p>
        </w:tc>
        <w:tc>
          <w:tcPr>
            <w:tcW w:w="1134" w:type="dxa"/>
            <w:vAlign w:val="center"/>
          </w:tcPr>
          <w:p w14:paraId="2FD0030C" w14:textId="77777777" w:rsidR="009F6412" w:rsidRDefault="009F6412" w:rsidP="00936B74">
            <w:pPr>
              <w:spacing w:line="276" w:lineRule="auto"/>
              <w:rPr>
                <w:rFonts w:cs="Arial"/>
              </w:rPr>
            </w:pPr>
            <w:r>
              <w:t>34 (21·8)</w:t>
            </w:r>
          </w:p>
        </w:tc>
        <w:tc>
          <w:tcPr>
            <w:tcW w:w="1275" w:type="dxa"/>
            <w:vAlign w:val="center"/>
          </w:tcPr>
          <w:p w14:paraId="5A11A24C" w14:textId="77777777" w:rsidR="009F6412" w:rsidRDefault="009F6412" w:rsidP="00936B74">
            <w:pPr>
              <w:spacing w:line="276" w:lineRule="auto"/>
              <w:jc w:val="both"/>
              <w:rPr>
                <w:rFonts w:cs="Arial"/>
              </w:rPr>
            </w:pPr>
            <w:r>
              <w:t>9 (5·7)</w:t>
            </w:r>
          </w:p>
        </w:tc>
        <w:tc>
          <w:tcPr>
            <w:tcW w:w="1276" w:type="dxa"/>
          </w:tcPr>
          <w:p w14:paraId="718C2DA0" w14:textId="77777777" w:rsidR="009F6412" w:rsidRPr="00A70935" w:rsidRDefault="009F6412" w:rsidP="00936B74">
            <w:pPr>
              <w:spacing w:line="276" w:lineRule="auto"/>
              <w:rPr>
                <w:rFonts w:cs="Arial"/>
                <w:bCs/>
              </w:rPr>
            </w:pPr>
            <w:r w:rsidRPr="00A70935">
              <w:rPr>
                <w:bCs/>
              </w:rPr>
              <w:t>43 (13</w:t>
            </w:r>
            <w:r>
              <w:rPr>
                <w:bCs/>
              </w:rPr>
              <w:t>·</w:t>
            </w:r>
            <w:r w:rsidRPr="00A70935">
              <w:rPr>
                <w:bCs/>
              </w:rPr>
              <w:t>7)</w:t>
            </w:r>
          </w:p>
        </w:tc>
      </w:tr>
      <w:tr w:rsidR="009F6412" w14:paraId="0EBBC76C" w14:textId="77777777" w:rsidTr="00936B74">
        <w:trPr>
          <w:jc w:val="center"/>
        </w:trPr>
        <w:tc>
          <w:tcPr>
            <w:tcW w:w="2127" w:type="dxa"/>
          </w:tcPr>
          <w:p w14:paraId="295A4CF4" w14:textId="77777777" w:rsidR="009F6412" w:rsidRDefault="009F6412" w:rsidP="00936B74">
            <w:pPr>
              <w:spacing w:line="276" w:lineRule="auto"/>
              <w:rPr>
                <w:rFonts w:cs="Arial"/>
              </w:rPr>
            </w:pPr>
            <w:r>
              <w:rPr>
                <w:rFonts w:cs="Arial"/>
              </w:rPr>
              <w:t>Severe</w:t>
            </w:r>
          </w:p>
        </w:tc>
        <w:tc>
          <w:tcPr>
            <w:tcW w:w="1275" w:type="dxa"/>
          </w:tcPr>
          <w:p w14:paraId="0847049C" w14:textId="77777777" w:rsidR="009F6412" w:rsidRDefault="009F6412" w:rsidP="00936B74">
            <w:pPr>
              <w:spacing w:line="276" w:lineRule="auto"/>
              <w:rPr>
                <w:rFonts w:cs="Arial"/>
              </w:rPr>
            </w:pPr>
            <w:r>
              <w:t>18 (11·5)</w:t>
            </w:r>
          </w:p>
        </w:tc>
        <w:tc>
          <w:tcPr>
            <w:tcW w:w="1276" w:type="dxa"/>
          </w:tcPr>
          <w:p w14:paraId="27889197" w14:textId="77777777" w:rsidR="009F6412" w:rsidRDefault="009F6412" w:rsidP="00936B74">
            <w:pPr>
              <w:spacing w:line="276" w:lineRule="auto"/>
              <w:rPr>
                <w:rFonts w:cs="Arial"/>
              </w:rPr>
            </w:pPr>
            <w:r>
              <w:t>21 (13·3)</w:t>
            </w:r>
          </w:p>
        </w:tc>
        <w:tc>
          <w:tcPr>
            <w:tcW w:w="1418" w:type="dxa"/>
          </w:tcPr>
          <w:p w14:paraId="3D461B2F" w14:textId="77777777" w:rsidR="009F6412" w:rsidRPr="009976EB" w:rsidRDefault="009F6412" w:rsidP="00936B74">
            <w:pPr>
              <w:spacing w:line="276" w:lineRule="auto"/>
              <w:rPr>
                <w:rFonts w:cs="Arial"/>
                <w:bCs/>
              </w:rPr>
            </w:pPr>
            <w:r w:rsidRPr="009976EB">
              <w:rPr>
                <w:bCs/>
              </w:rPr>
              <w:t>39 (12</w:t>
            </w:r>
            <w:r>
              <w:rPr>
                <w:bCs/>
              </w:rPr>
              <w:t>·</w:t>
            </w:r>
            <w:r w:rsidRPr="009976EB">
              <w:rPr>
                <w:bCs/>
              </w:rPr>
              <w:t>4)</w:t>
            </w:r>
          </w:p>
        </w:tc>
        <w:tc>
          <w:tcPr>
            <w:tcW w:w="2268" w:type="dxa"/>
          </w:tcPr>
          <w:p w14:paraId="458D9EEF" w14:textId="77777777" w:rsidR="009F6412" w:rsidRDefault="009F6412" w:rsidP="00936B74">
            <w:pPr>
              <w:spacing w:line="276" w:lineRule="auto"/>
              <w:rPr>
                <w:rFonts w:cs="Arial"/>
              </w:rPr>
            </w:pPr>
            <w:r>
              <w:rPr>
                <w:rFonts w:cs="Arial"/>
              </w:rPr>
              <w:t>Minimally worse</w:t>
            </w:r>
          </w:p>
        </w:tc>
        <w:tc>
          <w:tcPr>
            <w:tcW w:w="1134" w:type="dxa"/>
            <w:vAlign w:val="center"/>
          </w:tcPr>
          <w:p w14:paraId="65170DE4" w14:textId="77777777" w:rsidR="009F6412" w:rsidRDefault="009F6412" w:rsidP="00936B74">
            <w:pPr>
              <w:spacing w:line="276" w:lineRule="auto"/>
              <w:jc w:val="center"/>
              <w:rPr>
                <w:rFonts w:cs="Arial"/>
              </w:rPr>
            </w:pPr>
            <w:r>
              <w:rPr>
                <w:rFonts w:cs="Arial"/>
              </w:rPr>
              <w:t>-</w:t>
            </w:r>
          </w:p>
        </w:tc>
        <w:tc>
          <w:tcPr>
            <w:tcW w:w="1275" w:type="dxa"/>
            <w:vAlign w:val="center"/>
          </w:tcPr>
          <w:p w14:paraId="407CC037" w14:textId="77777777" w:rsidR="009F6412" w:rsidRDefault="009F6412" w:rsidP="00936B74">
            <w:pPr>
              <w:spacing w:line="276" w:lineRule="auto"/>
              <w:jc w:val="both"/>
              <w:rPr>
                <w:rFonts w:cs="Arial"/>
              </w:rPr>
            </w:pPr>
            <w:r>
              <w:t>1 (0·6)</w:t>
            </w:r>
          </w:p>
        </w:tc>
        <w:tc>
          <w:tcPr>
            <w:tcW w:w="1276" w:type="dxa"/>
          </w:tcPr>
          <w:p w14:paraId="0CE6D666" w14:textId="77777777" w:rsidR="009F6412" w:rsidRPr="00A70935" w:rsidRDefault="009F6412" w:rsidP="00936B74">
            <w:pPr>
              <w:spacing w:line="276" w:lineRule="auto"/>
              <w:rPr>
                <w:rFonts w:cs="Arial"/>
                <w:bCs/>
              </w:rPr>
            </w:pPr>
            <w:r w:rsidRPr="00A70935">
              <w:rPr>
                <w:bCs/>
              </w:rPr>
              <w:t>1 (0</w:t>
            </w:r>
            <w:r>
              <w:rPr>
                <w:bCs/>
              </w:rPr>
              <w:t>·</w:t>
            </w:r>
            <w:r w:rsidRPr="00A70935">
              <w:rPr>
                <w:bCs/>
              </w:rPr>
              <w:t>3)</w:t>
            </w:r>
          </w:p>
        </w:tc>
      </w:tr>
      <w:tr w:rsidR="009F6412" w14:paraId="26A72B56" w14:textId="77777777" w:rsidTr="00936B74">
        <w:trPr>
          <w:jc w:val="center"/>
        </w:trPr>
        <w:tc>
          <w:tcPr>
            <w:tcW w:w="2127" w:type="dxa"/>
          </w:tcPr>
          <w:p w14:paraId="54DE2ED5" w14:textId="77777777" w:rsidR="009F6412" w:rsidRDefault="009F6412" w:rsidP="00936B74">
            <w:pPr>
              <w:spacing w:line="276" w:lineRule="auto"/>
              <w:rPr>
                <w:rFonts w:cs="Arial"/>
              </w:rPr>
            </w:pPr>
            <w:r>
              <w:rPr>
                <w:rFonts w:cs="Arial"/>
              </w:rPr>
              <w:t>Very severe</w:t>
            </w:r>
          </w:p>
        </w:tc>
        <w:tc>
          <w:tcPr>
            <w:tcW w:w="1275" w:type="dxa"/>
          </w:tcPr>
          <w:p w14:paraId="6AB78ED9" w14:textId="77777777" w:rsidR="009F6412" w:rsidRDefault="009F6412" w:rsidP="00936B74">
            <w:pPr>
              <w:spacing w:line="276" w:lineRule="auto"/>
              <w:rPr>
                <w:rFonts w:cs="Arial"/>
              </w:rPr>
            </w:pPr>
            <w:r>
              <w:t>10 (6·4)</w:t>
            </w:r>
          </w:p>
        </w:tc>
        <w:tc>
          <w:tcPr>
            <w:tcW w:w="1276" w:type="dxa"/>
          </w:tcPr>
          <w:p w14:paraId="1EF00322" w14:textId="77777777" w:rsidR="009F6412" w:rsidRDefault="009F6412" w:rsidP="00936B74">
            <w:pPr>
              <w:spacing w:line="276" w:lineRule="auto"/>
              <w:rPr>
                <w:rFonts w:cs="Arial"/>
              </w:rPr>
            </w:pPr>
            <w:r>
              <w:t>7 (4·4)</w:t>
            </w:r>
          </w:p>
        </w:tc>
        <w:tc>
          <w:tcPr>
            <w:tcW w:w="1418" w:type="dxa"/>
          </w:tcPr>
          <w:p w14:paraId="78B50331" w14:textId="77777777" w:rsidR="009F6412" w:rsidRPr="009976EB" w:rsidRDefault="009F6412" w:rsidP="00936B74">
            <w:pPr>
              <w:spacing w:line="276" w:lineRule="auto"/>
              <w:rPr>
                <w:rFonts w:cs="Arial"/>
                <w:bCs/>
              </w:rPr>
            </w:pPr>
            <w:r w:rsidRPr="009976EB">
              <w:rPr>
                <w:bCs/>
              </w:rPr>
              <w:t>17 (5</w:t>
            </w:r>
            <w:r>
              <w:rPr>
                <w:bCs/>
              </w:rPr>
              <w:t>·</w:t>
            </w:r>
            <w:r w:rsidRPr="009976EB">
              <w:rPr>
                <w:bCs/>
              </w:rPr>
              <w:t>4)</w:t>
            </w:r>
          </w:p>
        </w:tc>
        <w:tc>
          <w:tcPr>
            <w:tcW w:w="2268" w:type="dxa"/>
          </w:tcPr>
          <w:p w14:paraId="534878D1" w14:textId="77777777" w:rsidR="009F6412" w:rsidRDefault="009F6412" w:rsidP="00936B74">
            <w:pPr>
              <w:spacing w:line="276" w:lineRule="auto"/>
              <w:rPr>
                <w:rFonts w:cs="Arial"/>
              </w:rPr>
            </w:pPr>
            <w:r>
              <w:rPr>
                <w:rFonts w:cs="Arial"/>
              </w:rPr>
              <w:t>Much worse</w:t>
            </w:r>
          </w:p>
        </w:tc>
        <w:tc>
          <w:tcPr>
            <w:tcW w:w="1134" w:type="dxa"/>
            <w:vAlign w:val="center"/>
          </w:tcPr>
          <w:p w14:paraId="1E4FDA3F" w14:textId="77777777" w:rsidR="009F6412" w:rsidRDefault="009F6412" w:rsidP="00936B74">
            <w:pPr>
              <w:spacing w:line="276" w:lineRule="auto"/>
              <w:rPr>
                <w:rFonts w:cs="Arial"/>
              </w:rPr>
            </w:pPr>
            <w:r>
              <w:t>2 (1·3)</w:t>
            </w:r>
          </w:p>
        </w:tc>
        <w:tc>
          <w:tcPr>
            <w:tcW w:w="1275" w:type="dxa"/>
            <w:vAlign w:val="center"/>
          </w:tcPr>
          <w:p w14:paraId="78746113" w14:textId="77777777" w:rsidR="009F6412" w:rsidRDefault="009F6412" w:rsidP="00936B74">
            <w:pPr>
              <w:spacing w:line="276" w:lineRule="auto"/>
              <w:jc w:val="both"/>
              <w:rPr>
                <w:rFonts w:cs="Arial"/>
              </w:rPr>
            </w:pPr>
            <w:r>
              <w:t>1 (0·6)</w:t>
            </w:r>
          </w:p>
        </w:tc>
        <w:tc>
          <w:tcPr>
            <w:tcW w:w="1276" w:type="dxa"/>
          </w:tcPr>
          <w:p w14:paraId="23BD0CF7" w14:textId="77777777" w:rsidR="009F6412" w:rsidRPr="00A70935" w:rsidRDefault="009F6412" w:rsidP="00936B74">
            <w:pPr>
              <w:spacing w:line="276" w:lineRule="auto"/>
              <w:rPr>
                <w:rFonts w:cs="Arial"/>
                <w:bCs/>
              </w:rPr>
            </w:pPr>
            <w:r w:rsidRPr="00A70935">
              <w:rPr>
                <w:bCs/>
              </w:rPr>
              <w:t>3 (1</w:t>
            </w:r>
            <w:r>
              <w:rPr>
                <w:bCs/>
              </w:rPr>
              <w:t>·</w:t>
            </w:r>
            <w:r w:rsidRPr="00A70935">
              <w:rPr>
                <w:bCs/>
              </w:rPr>
              <w:t>0)</w:t>
            </w:r>
          </w:p>
        </w:tc>
      </w:tr>
      <w:tr w:rsidR="009F6412" w14:paraId="5EAD1ECA" w14:textId="77777777" w:rsidTr="00936B74">
        <w:trPr>
          <w:jc w:val="center"/>
        </w:trPr>
        <w:tc>
          <w:tcPr>
            <w:tcW w:w="2127" w:type="dxa"/>
            <w:tcBorders>
              <w:bottom w:val="nil"/>
            </w:tcBorders>
          </w:tcPr>
          <w:p w14:paraId="76364048" w14:textId="77777777" w:rsidR="009F6412" w:rsidRDefault="009F6412" w:rsidP="00936B74">
            <w:pPr>
              <w:spacing w:line="276" w:lineRule="auto"/>
              <w:rPr>
                <w:rFonts w:cs="Arial"/>
              </w:rPr>
            </w:pPr>
            <w:r>
              <w:rPr>
                <w:rFonts w:cs="Arial"/>
              </w:rPr>
              <w:t>Extremely severe</w:t>
            </w:r>
          </w:p>
        </w:tc>
        <w:tc>
          <w:tcPr>
            <w:tcW w:w="1275" w:type="dxa"/>
            <w:tcBorders>
              <w:bottom w:val="nil"/>
            </w:tcBorders>
          </w:tcPr>
          <w:p w14:paraId="1A4CF349" w14:textId="77777777" w:rsidR="009F6412" w:rsidRDefault="009F6412" w:rsidP="00936B74">
            <w:pPr>
              <w:spacing w:line="276" w:lineRule="auto"/>
              <w:rPr>
                <w:rFonts w:cs="Arial"/>
              </w:rPr>
            </w:pPr>
            <w:r>
              <w:t>13 (8·3)</w:t>
            </w:r>
          </w:p>
        </w:tc>
        <w:tc>
          <w:tcPr>
            <w:tcW w:w="1276" w:type="dxa"/>
            <w:tcBorders>
              <w:bottom w:val="nil"/>
            </w:tcBorders>
          </w:tcPr>
          <w:p w14:paraId="151DE501" w14:textId="77777777" w:rsidR="009F6412" w:rsidRDefault="009F6412" w:rsidP="00936B74">
            <w:pPr>
              <w:spacing w:line="276" w:lineRule="auto"/>
              <w:rPr>
                <w:rFonts w:cs="Arial"/>
              </w:rPr>
            </w:pPr>
            <w:r>
              <w:t>10 (6·3)</w:t>
            </w:r>
          </w:p>
        </w:tc>
        <w:tc>
          <w:tcPr>
            <w:tcW w:w="1418" w:type="dxa"/>
            <w:tcBorders>
              <w:bottom w:val="nil"/>
            </w:tcBorders>
          </w:tcPr>
          <w:p w14:paraId="36E714A8" w14:textId="77777777" w:rsidR="009F6412" w:rsidRPr="009976EB" w:rsidRDefault="009F6412" w:rsidP="00936B74">
            <w:pPr>
              <w:spacing w:line="276" w:lineRule="auto"/>
              <w:rPr>
                <w:rFonts w:cs="Arial"/>
                <w:bCs/>
              </w:rPr>
            </w:pPr>
            <w:r w:rsidRPr="009976EB">
              <w:rPr>
                <w:bCs/>
              </w:rPr>
              <w:t>23 (7</w:t>
            </w:r>
            <w:r>
              <w:rPr>
                <w:bCs/>
              </w:rPr>
              <w:t>·</w:t>
            </w:r>
            <w:r w:rsidRPr="009976EB">
              <w:rPr>
                <w:bCs/>
              </w:rPr>
              <w:t>3)</w:t>
            </w:r>
          </w:p>
        </w:tc>
        <w:tc>
          <w:tcPr>
            <w:tcW w:w="2268" w:type="dxa"/>
            <w:tcBorders>
              <w:bottom w:val="nil"/>
            </w:tcBorders>
          </w:tcPr>
          <w:p w14:paraId="5A103AD6" w14:textId="77777777" w:rsidR="009F6412" w:rsidRDefault="009F6412" w:rsidP="00936B74">
            <w:pPr>
              <w:spacing w:line="276" w:lineRule="auto"/>
              <w:rPr>
                <w:rFonts w:cs="Arial"/>
              </w:rPr>
            </w:pPr>
            <w:r>
              <w:rPr>
                <w:rFonts w:cs="Arial"/>
              </w:rPr>
              <w:t>Very  much worse</w:t>
            </w:r>
          </w:p>
        </w:tc>
        <w:tc>
          <w:tcPr>
            <w:tcW w:w="1134" w:type="dxa"/>
            <w:tcBorders>
              <w:bottom w:val="nil"/>
            </w:tcBorders>
            <w:vAlign w:val="center"/>
          </w:tcPr>
          <w:p w14:paraId="3BADFA5C" w14:textId="77777777" w:rsidR="009F6412" w:rsidRDefault="009F6412" w:rsidP="00936B74">
            <w:pPr>
              <w:spacing w:line="276" w:lineRule="auto"/>
              <w:rPr>
                <w:rFonts w:cs="Arial"/>
              </w:rPr>
            </w:pPr>
            <w:r>
              <w:t>1 (0·6)</w:t>
            </w:r>
          </w:p>
        </w:tc>
        <w:tc>
          <w:tcPr>
            <w:tcW w:w="1275" w:type="dxa"/>
            <w:tcBorders>
              <w:bottom w:val="nil"/>
            </w:tcBorders>
            <w:vAlign w:val="center"/>
          </w:tcPr>
          <w:p w14:paraId="1C6A745D" w14:textId="77777777" w:rsidR="009F6412" w:rsidRDefault="009F6412" w:rsidP="00936B74">
            <w:pPr>
              <w:spacing w:line="276" w:lineRule="auto"/>
              <w:jc w:val="both"/>
              <w:rPr>
                <w:rFonts w:cs="Arial"/>
              </w:rPr>
            </w:pPr>
            <w:r>
              <w:t>1 (0·6)</w:t>
            </w:r>
          </w:p>
        </w:tc>
        <w:tc>
          <w:tcPr>
            <w:tcW w:w="1276" w:type="dxa"/>
            <w:tcBorders>
              <w:bottom w:val="nil"/>
            </w:tcBorders>
          </w:tcPr>
          <w:p w14:paraId="3AFEDE90" w14:textId="77777777" w:rsidR="009F6412" w:rsidRPr="00A70935" w:rsidRDefault="009F6412" w:rsidP="00936B74">
            <w:pPr>
              <w:spacing w:line="276" w:lineRule="auto"/>
              <w:rPr>
                <w:rFonts w:cs="Arial"/>
                <w:bCs/>
              </w:rPr>
            </w:pPr>
            <w:r w:rsidRPr="00A70935">
              <w:rPr>
                <w:bCs/>
              </w:rPr>
              <w:t>2 (0</w:t>
            </w:r>
            <w:r>
              <w:rPr>
                <w:bCs/>
              </w:rPr>
              <w:t>·</w:t>
            </w:r>
            <w:r w:rsidRPr="00A70935">
              <w:rPr>
                <w:bCs/>
              </w:rPr>
              <w:t>6)</w:t>
            </w:r>
          </w:p>
        </w:tc>
      </w:tr>
      <w:tr w:rsidR="009F6412" w14:paraId="3A70BF4D" w14:textId="77777777" w:rsidTr="00936B74">
        <w:trPr>
          <w:jc w:val="center"/>
        </w:trPr>
        <w:tc>
          <w:tcPr>
            <w:tcW w:w="2127" w:type="dxa"/>
            <w:tcBorders>
              <w:top w:val="nil"/>
              <w:bottom w:val="single" w:sz="4" w:space="0" w:color="auto"/>
            </w:tcBorders>
          </w:tcPr>
          <w:p w14:paraId="32831B7A" w14:textId="77777777" w:rsidR="009F6412" w:rsidRDefault="009F6412" w:rsidP="00936B74">
            <w:pPr>
              <w:spacing w:line="276" w:lineRule="auto"/>
              <w:rPr>
                <w:rFonts w:cs="Arial"/>
              </w:rPr>
            </w:pPr>
            <w:r>
              <w:rPr>
                <w:rFonts w:cs="Arial"/>
              </w:rPr>
              <w:t>Missing</w:t>
            </w:r>
          </w:p>
        </w:tc>
        <w:tc>
          <w:tcPr>
            <w:tcW w:w="1275" w:type="dxa"/>
            <w:tcBorders>
              <w:top w:val="nil"/>
              <w:bottom w:val="single" w:sz="4" w:space="0" w:color="auto"/>
            </w:tcBorders>
          </w:tcPr>
          <w:p w14:paraId="6AC1E6F8" w14:textId="77777777" w:rsidR="009F6412" w:rsidRDefault="009F6412" w:rsidP="00936B74">
            <w:pPr>
              <w:spacing w:line="276" w:lineRule="auto"/>
              <w:jc w:val="center"/>
              <w:rPr>
                <w:rFonts w:cs="Arial"/>
              </w:rPr>
            </w:pPr>
            <w:r>
              <w:rPr>
                <w:rFonts w:cs="Arial"/>
              </w:rPr>
              <w:t>-</w:t>
            </w:r>
          </w:p>
        </w:tc>
        <w:tc>
          <w:tcPr>
            <w:tcW w:w="1276" w:type="dxa"/>
            <w:tcBorders>
              <w:top w:val="nil"/>
              <w:bottom w:val="single" w:sz="4" w:space="0" w:color="auto"/>
            </w:tcBorders>
          </w:tcPr>
          <w:p w14:paraId="2BC69528" w14:textId="77777777" w:rsidR="009F6412" w:rsidRDefault="009F6412" w:rsidP="00936B74">
            <w:pPr>
              <w:spacing w:line="276" w:lineRule="auto"/>
              <w:jc w:val="center"/>
              <w:rPr>
                <w:rFonts w:cs="Arial"/>
              </w:rPr>
            </w:pPr>
            <w:r>
              <w:rPr>
                <w:rFonts w:cs="Arial"/>
              </w:rPr>
              <w:t>-</w:t>
            </w:r>
          </w:p>
        </w:tc>
        <w:tc>
          <w:tcPr>
            <w:tcW w:w="1418" w:type="dxa"/>
            <w:tcBorders>
              <w:top w:val="nil"/>
              <w:bottom w:val="single" w:sz="4" w:space="0" w:color="auto"/>
            </w:tcBorders>
          </w:tcPr>
          <w:p w14:paraId="7C54E9EF" w14:textId="77777777" w:rsidR="009F6412" w:rsidRDefault="009F6412" w:rsidP="00936B74">
            <w:pPr>
              <w:spacing w:line="276" w:lineRule="auto"/>
              <w:rPr>
                <w:rFonts w:cs="Arial"/>
              </w:rPr>
            </w:pPr>
          </w:p>
        </w:tc>
        <w:tc>
          <w:tcPr>
            <w:tcW w:w="2268" w:type="dxa"/>
            <w:tcBorders>
              <w:top w:val="nil"/>
              <w:bottom w:val="single" w:sz="4" w:space="0" w:color="auto"/>
            </w:tcBorders>
          </w:tcPr>
          <w:p w14:paraId="609F5DD3" w14:textId="77777777" w:rsidR="009F6412" w:rsidRDefault="009F6412" w:rsidP="00936B74">
            <w:pPr>
              <w:spacing w:line="276" w:lineRule="auto"/>
              <w:rPr>
                <w:rFonts w:cs="Arial"/>
              </w:rPr>
            </w:pPr>
            <w:r>
              <w:rPr>
                <w:rFonts w:cs="Arial"/>
              </w:rPr>
              <w:t>Missing</w:t>
            </w:r>
          </w:p>
        </w:tc>
        <w:tc>
          <w:tcPr>
            <w:tcW w:w="1134" w:type="dxa"/>
            <w:tcBorders>
              <w:top w:val="nil"/>
              <w:bottom w:val="single" w:sz="4" w:space="0" w:color="auto"/>
            </w:tcBorders>
            <w:vAlign w:val="center"/>
          </w:tcPr>
          <w:p w14:paraId="5CDF45FC" w14:textId="77777777" w:rsidR="009F6412" w:rsidRDefault="009F6412" w:rsidP="00936B74">
            <w:pPr>
              <w:spacing w:line="276" w:lineRule="auto"/>
              <w:rPr>
                <w:rFonts w:cs="Arial"/>
              </w:rPr>
            </w:pPr>
            <w:r w:rsidRPr="00A361FC">
              <w:t>74 (47</w:t>
            </w:r>
            <w:r>
              <w:t>·</w:t>
            </w:r>
            <w:r w:rsidRPr="00A361FC">
              <w:t>4)</w:t>
            </w:r>
          </w:p>
        </w:tc>
        <w:tc>
          <w:tcPr>
            <w:tcW w:w="1275" w:type="dxa"/>
            <w:tcBorders>
              <w:top w:val="nil"/>
              <w:bottom w:val="single" w:sz="4" w:space="0" w:color="auto"/>
            </w:tcBorders>
            <w:vAlign w:val="center"/>
          </w:tcPr>
          <w:p w14:paraId="7C8CC8AF" w14:textId="77777777" w:rsidR="009F6412" w:rsidRDefault="009F6412" w:rsidP="00936B74">
            <w:pPr>
              <w:spacing w:line="276" w:lineRule="auto"/>
              <w:jc w:val="both"/>
              <w:rPr>
                <w:rFonts w:cs="Arial"/>
              </w:rPr>
            </w:pPr>
            <w:r w:rsidRPr="00A361FC">
              <w:t>34 (21</w:t>
            </w:r>
            <w:r>
              <w:t>·</w:t>
            </w:r>
            <w:r w:rsidRPr="00A361FC">
              <w:t>5)</w:t>
            </w:r>
          </w:p>
        </w:tc>
        <w:tc>
          <w:tcPr>
            <w:tcW w:w="1276" w:type="dxa"/>
            <w:tcBorders>
              <w:top w:val="nil"/>
              <w:bottom w:val="single" w:sz="4" w:space="0" w:color="auto"/>
            </w:tcBorders>
          </w:tcPr>
          <w:p w14:paraId="3FFBD03E" w14:textId="77777777" w:rsidR="009F6412" w:rsidRPr="00A70935" w:rsidRDefault="009F6412" w:rsidP="00936B74">
            <w:pPr>
              <w:spacing w:line="276" w:lineRule="auto"/>
              <w:rPr>
                <w:rFonts w:cs="Arial"/>
                <w:bCs/>
              </w:rPr>
            </w:pPr>
            <w:r w:rsidRPr="00A70935">
              <w:rPr>
                <w:bCs/>
              </w:rPr>
              <w:t>108 (34</w:t>
            </w:r>
            <w:r>
              <w:rPr>
                <w:bCs/>
              </w:rPr>
              <w:t>·</w:t>
            </w:r>
            <w:r w:rsidRPr="00A70935">
              <w:rPr>
                <w:bCs/>
              </w:rPr>
              <w:t>4)</w:t>
            </w:r>
          </w:p>
        </w:tc>
      </w:tr>
      <w:tr w:rsidR="009F6412" w14:paraId="56FAF2BC" w14:textId="77777777" w:rsidTr="00936B74">
        <w:trPr>
          <w:jc w:val="center"/>
        </w:trPr>
        <w:tc>
          <w:tcPr>
            <w:tcW w:w="2127" w:type="dxa"/>
            <w:tcBorders>
              <w:top w:val="single" w:sz="4" w:space="0" w:color="auto"/>
            </w:tcBorders>
          </w:tcPr>
          <w:p w14:paraId="1267D294" w14:textId="77777777" w:rsidR="009F6412" w:rsidRPr="00A70935" w:rsidRDefault="009F6412" w:rsidP="00936B74">
            <w:pPr>
              <w:spacing w:line="276" w:lineRule="auto"/>
              <w:rPr>
                <w:rFonts w:cs="Arial"/>
                <w:b/>
                <w:bCs/>
              </w:rPr>
            </w:pPr>
            <w:r w:rsidRPr="00A70935">
              <w:rPr>
                <w:rFonts w:cs="Arial"/>
                <w:b/>
                <w:bCs/>
              </w:rPr>
              <w:t>PRO-S</w:t>
            </w:r>
          </w:p>
        </w:tc>
        <w:tc>
          <w:tcPr>
            <w:tcW w:w="1275" w:type="dxa"/>
            <w:tcBorders>
              <w:top w:val="single" w:sz="4" w:space="0" w:color="auto"/>
            </w:tcBorders>
          </w:tcPr>
          <w:p w14:paraId="340636EE" w14:textId="77777777" w:rsidR="009F6412" w:rsidRDefault="009F6412" w:rsidP="00936B74">
            <w:pPr>
              <w:spacing w:line="276" w:lineRule="auto"/>
              <w:rPr>
                <w:rFonts w:cs="Arial"/>
              </w:rPr>
            </w:pPr>
          </w:p>
        </w:tc>
        <w:tc>
          <w:tcPr>
            <w:tcW w:w="1276" w:type="dxa"/>
            <w:tcBorders>
              <w:top w:val="single" w:sz="4" w:space="0" w:color="auto"/>
            </w:tcBorders>
          </w:tcPr>
          <w:p w14:paraId="6D762705" w14:textId="77777777" w:rsidR="009F6412" w:rsidRDefault="009F6412" w:rsidP="00936B74">
            <w:pPr>
              <w:spacing w:line="276" w:lineRule="auto"/>
              <w:rPr>
                <w:rFonts w:cs="Arial"/>
              </w:rPr>
            </w:pPr>
          </w:p>
        </w:tc>
        <w:tc>
          <w:tcPr>
            <w:tcW w:w="1418" w:type="dxa"/>
            <w:tcBorders>
              <w:top w:val="single" w:sz="4" w:space="0" w:color="auto"/>
            </w:tcBorders>
          </w:tcPr>
          <w:p w14:paraId="68C3CD7F" w14:textId="77777777" w:rsidR="009F6412" w:rsidRDefault="009F6412" w:rsidP="00936B74">
            <w:pPr>
              <w:spacing w:line="276" w:lineRule="auto"/>
              <w:rPr>
                <w:rFonts w:cs="Arial"/>
              </w:rPr>
            </w:pPr>
          </w:p>
        </w:tc>
        <w:tc>
          <w:tcPr>
            <w:tcW w:w="2268" w:type="dxa"/>
            <w:tcBorders>
              <w:top w:val="single" w:sz="4" w:space="0" w:color="auto"/>
            </w:tcBorders>
          </w:tcPr>
          <w:p w14:paraId="3AAF6385" w14:textId="77777777" w:rsidR="009F6412" w:rsidRDefault="009F6412" w:rsidP="00936B74">
            <w:pPr>
              <w:spacing w:line="276" w:lineRule="auto"/>
              <w:rPr>
                <w:rFonts w:cs="Arial"/>
              </w:rPr>
            </w:pPr>
          </w:p>
        </w:tc>
        <w:tc>
          <w:tcPr>
            <w:tcW w:w="1134" w:type="dxa"/>
            <w:tcBorders>
              <w:top w:val="single" w:sz="4" w:space="0" w:color="auto"/>
            </w:tcBorders>
          </w:tcPr>
          <w:p w14:paraId="7589ABBF" w14:textId="77777777" w:rsidR="009F6412" w:rsidRDefault="009F6412" w:rsidP="00936B74">
            <w:pPr>
              <w:spacing w:line="276" w:lineRule="auto"/>
              <w:rPr>
                <w:rFonts w:cs="Arial"/>
              </w:rPr>
            </w:pPr>
          </w:p>
        </w:tc>
        <w:tc>
          <w:tcPr>
            <w:tcW w:w="1275" w:type="dxa"/>
            <w:tcBorders>
              <w:top w:val="single" w:sz="4" w:space="0" w:color="auto"/>
            </w:tcBorders>
          </w:tcPr>
          <w:p w14:paraId="3D8EB4B3" w14:textId="77777777" w:rsidR="009F6412" w:rsidRDefault="009F6412" w:rsidP="00936B74">
            <w:pPr>
              <w:spacing w:line="276" w:lineRule="auto"/>
              <w:rPr>
                <w:rFonts w:cs="Arial"/>
              </w:rPr>
            </w:pPr>
          </w:p>
        </w:tc>
        <w:tc>
          <w:tcPr>
            <w:tcW w:w="1276" w:type="dxa"/>
            <w:tcBorders>
              <w:top w:val="single" w:sz="4" w:space="0" w:color="auto"/>
            </w:tcBorders>
          </w:tcPr>
          <w:p w14:paraId="26B709AD" w14:textId="77777777" w:rsidR="009F6412" w:rsidRDefault="009F6412" w:rsidP="00936B74">
            <w:pPr>
              <w:spacing w:line="276" w:lineRule="auto"/>
              <w:rPr>
                <w:rFonts w:cs="Arial"/>
              </w:rPr>
            </w:pPr>
          </w:p>
        </w:tc>
      </w:tr>
      <w:tr w:rsidR="009F6412" w14:paraId="054A8F4E" w14:textId="77777777" w:rsidTr="00936B74">
        <w:trPr>
          <w:jc w:val="center"/>
        </w:trPr>
        <w:tc>
          <w:tcPr>
            <w:tcW w:w="2127" w:type="dxa"/>
          </w:tcPr>
          <w:p w14:paraId="743EFBAC" w14:textId="77777777" w:rsidR="009F6412" w:rsidRDefault="009F6412" w:rsidP="00936B74">
            <w:pPr>
              <w:spacing w:line="276" w:lineRule="auto"/>
              <w:rPr>
                <w:rFonts w:cs="Arial"/>
              </w:rPr>
            </w:pPr>
            <w:r>
              <w:rPr>
                <w:rFonts w:cs="Arial"/>
              </w:rPr>
              <w:t>Extremely mild</w:t>
            </w:r>
          </w:p>
        </w:tc>
        <w:tc>
          <w:tcPr>
            <w:tcW w:w="1275" w:type="dxa"/>
            <w:vAlign w:val="center"/>
          </w:tcPr>
          <w:p w14:paraId="2F49EC79" w14:textId="77777777" w:rsidR="009F6412" w:rsidRDefault="009F6412" w:rsidP="00936B74">
            <w:pPr>
              <w:spacing w:line="276" w:lineRule="auto"/>
              <w:rPr>
                <w:rFonts w:cs="Arial"/>
              </w:rPr>
            </w:pPr>
            <w:r>
              <w:t>59 (37·8)</w:t>
            </w:r>
          </w:p>
        </w:tc>
        <w:tc>
          <w:tcPr>
            <w:tcW w:w="1276" w:type="dxa"/>
            <w:vAlign w:val="center"/>
          </w:tcPr>
          <w:p w14:paraId="4201A284" w14:textId="77777777" w:rsidR="009F6412" w:rsidRDefault="009F6412" w:rsidP="00936B74">
            <w:pPr>
              <w:spacing w:line="276" w:lineRule="auto"/>
              <w:rPr>
                <w:rFonts w:cs="Arial"/>
              </w:rPr>
            </w:pPr>
            <w:r>
              <w:t>59 (37·3)</w:t>
            </w:r>
          </w:p>
        </w:tc>
        <w:tc>
          <w:tcPr>
            <w:tcW w:w="1418" w:type="dxa"/>
            <w:vAlign w:val="center"/>
          </w:tcPr>
          <w:p w14:paraId="53C48382" w14:textId="77777777" w:rsidR="009F6412" w:rsidRPr="00A70935" w:rsidRDefault="009F6412" w:rsidP="00936B74">
            <w:pPr>
              <w:spacing w:line="276" w:lineRule="auto"/>
              <w:rPr>
                <w:rFonts w:cs="Arial"/>
                <w:bCs/>
              </w:rPr>
            </w:pPr>
            <w:r w:rsidRPr="00A70935">
              <w:rPr>
                <w:bCs/>
              </w:rPr>
              <w:t>118 (337</w:t>
            </w:r>
            <w:r>
              <w:rPr>
                <w:bCs/>
              </w:rPr>
              <w:t>·</w:t>
            </w:r>
            <w:r w:rsidRPr="00A70935">
              <w:rPr>
                <w:bCs/>
              </w:rPr>
              <w:t>6)</w:t>
            </w:r>
          </w:p>
        </w:tc>
        <w:tc>
          <w:tcPr>
            <w:tcW w:w="2268" w:type="dxa"/>
          </w:tcPr>
          <w:p w14:paraId="34F5FF19" w14:textId="77777777" w:rsidR="009F6412" w:rsidRDefault="009F6412" w:rsidP="00936B74">
            <w:pPr>
              <w:spacing w:line="276" w:lineRule="auto"/>
              <w:rPr>
                <w:rFonts w:cs="Arial"/>
              </w:rPr>
            </w:pPr>
            <w:r>
              <w:rPr>
                <w:rFonts w:cs="Arial"/>
              </w:rPr>
              <w:t>Very much improved</w:t>
            </w:r>
          </w:p>
        </w:tc>
        <w:tc>
          <w:tcPr>
            <w:tcW w:w="1134" w:type="dxa"/>
            <w:vAlign w:val="center"/>
          </w:tcPr>
          <w:p w14:paraId="5C4838FF" w14:textId="77777777" w:rsidR="009F6412" w:rsidRDefault="009F6412" w:rsidP="00936B74">
            <w:pPr>
              <w:spacing w:line="276" w:lineRule="auto"/>
              <w:rPr>
                <w:rFonts w:cs="Arial"/>
              </w:rPr>
            </w:pPr>
            <w:r>
              <w:t>20 (12·8)</w:t>
            </w:r>
          </w:p>
        </w:tc>
        <w:tc>
          <w:tcPr>
            <w:tcW w:w="1275" w:type="dxa"/>
            <w:vAlign w:val="center"/>
          </w:tcPr>
          <w:p w14:paraId="59BF8373" w14:textId="77777777" w:rsidR="009F6412" w:rsidRDefault="009F6412" w:rsidP="00936B74">
            <w:pPr>
              <w:spacing w:line="276" w:lineRule="auto"/>
              <w:rPr>
                <w:rFonts w:cs="Arial"/>
              </w:rPr>
            </w:pPr>
            <w:r>
              <w:t>81 (51·3)</w:t>
            </w:r>
          </w:p>
        </w:tc>
        <w:tc>
          <w:tcPr>
            <w:tcW w:w="1276" w:type="dxa"/>
            <w:vAlign w:val="center"/>
          </w:tcPr>
          <w:p w14:paraId="2322B370" w14:textId="77777777" w:rsidR="009F6412" w:rsidRPr="00C87532" w:rsidRDefault="009F6412" w:rsidP="00936B74">
            <w:pPr>
              <w:spacing w:line="276" w:lineRule="auto"/>
              <w:rPr>
                <w:rFonts w:cs="Arial"/>
                <w:bCs/>
              </w:rPr>
            </w:pPr>
            <w:r w:rsidRPr="00C87532">
              <w:rPr>
                <w:bCs/>
              </w:rPr>
              <w:t>101 (32</w:t>
            </w:r>
            <w:r>
              <w:rPr>
                <w:bCs/>
              </w:rPr>
              <w:t>·</w:t>
            </w:r>
            <w:r w:rsidRPr="00C87532">
              <w:rPr>
                <w:bCs/>
              </w:rPr>
              <w:t>2)</w:t>
            </w:r>
          </w:p>
        </w:tc>
      </w:tr>
      <w:tr w:rsidR="009F6412" w14:paraId="1F933B04" w14:textId="77777777" w:rsidTr="00936B74">
        <w:trPr>
          <w:jc w:val="center"/>
        </w:trPr>
        <w:tc>
          <w:tcPr>
            <w:tcW w:w="2127" w:type="dxa"/>
          </w:tcPr>
          <w:p w14:paraId="18685EFB" w14:textId="77777777" w:rsidR="009F6412" w:rsidRDefault="009F6412" w:rsidP="00936B74">
            <w:pPr>
              <w:spacing w:line="276" w:lineRule="auto"/>
              <w:rPr>
                <w:rFonts w:cs="Arial"/>
              </w:rPr>
            </w:pPr>
            <w:r>
              <w:rPr>
                <w:rFonts w:cs="Arial"/>
              </w:rPr>
              <w:t>Very mild</w:t>
            </w:r>
          </w:p>
        </w:tc>
        <w:tc>
          <w:tcPr>
            <w:tcW w:w="1275" w:type="dxa"/>
            <w:vAlign w:val="center"/>
          </w:tcPr>
          <w:p w14:paraId="77108D23" w14:textId="77777777" w:rsidR="009F6412" w:rsidRDefault="009F6412" w:rsidP="00936B74">
            <w:pPr>
              <w:spacing w:line="276" w:lineRule="auto"/>
              <w:rPr>
                <w:rFonts w:cs="Arial"/>
              </w:rPr>
            </w:pPr>
            <w:r>
              <w:t>17 (10·9)</w:t>
            </w:r>
          </w:p>
        </w:tc>
        <w:tc>
          <w:tcPr>
            <w:tcW w:w="1276" w:type="dxa"/>
            <w:vAlign w:val="center"/>
          </w:tcPr>
          <w:p w14:paraId="51035C45" w14:textId="77777777" w:rsidR="009F6412" w:rsidRDefault="009F6412" w:rsidP="00936B74">
            <w:pPr>
              <w:spacing w:line="276" w:lineRule="auto"/>
              <w:rPr>
                <w:rFonts w:cs="Arial"/>
              </w:rPr>
            </w:pPr>
            <w:r>
              <w:t>14 (8·9)</w:t>
            </w:r>
          </w:p>
        </w:tc>
        <w:tc>
          <w:tcPr>
            <w:tcW w:w="1418" w:type="dxa"/>
            <w:vAlign w:val="center"/>
          </w:tcPr>
          <w:p w14:paraId="08F793EB" w14:textId="77777777" w:rsidR="009F6412" w:rsidRPr="00A70935" w:rsidRDefault="009F6412" w:rsidP="00936B74">
            <w:pPr>
              <w:spacing w:line="276" w:lineRule="auto"/>
              <w:rPr>
                <w:rFonts w:cs="Arial"/>
                <w:bCs/>
              </w:rPr>
            </w:pPr>
            <w:r w:rsidRPr="00A70935">
              <w:rPr>
                <w:bCs/>
              </w:rPr>
              <w:t>31 (9</w:t>
            </w:r>
            <w:r>
              <w:rPr>
                <w:bCs/>
              </w:rPr>
              <w:t>·</w:t>
            </w:r>
            <w:r w:rsidRPr="00A70935">
              <w:rPr>
                <w:bCs/>
              </w:rPr>
              <w:t>9)</w:t>
            </w:r>
          </w:p>
        </w:tc>
        <w:tc>
          <w:tcPr>
            <w:tcW w:w="2268" w:type="dxa"/>
          </w:tcPr>
          <w:p w14:paraId="1CF2517A" w14:textId="77777777" w:rsidR="009F6412" w:rsidRDefault="009F6412" w:rsidP="00936B74">
            <w:pPr>
              <w:spacing w:line="276" w:lineRule="auto"/>
              <w:rPr>
                <w:rFonts w:cs="Arial"/>
              </w:rPr>
            </w:pPr>
            <w:r>
              <w:rPr>
                <w:rFonts w:cs="Arial"/>
              </w:rPr>
              <w:t>Much improved</w:t>
            </w:r>
          </w:p>
        </w:tc>
        <w:tc>
          <w:tcPr>
            <w:tcW w:w="1134" w:type="dxa"/>
            <w:vAlign w:val="center"/>
          </w:tcPr>
          <w:p w14:paraId="172C6427" w14:textId="77777777" w:rsidR="009F6412" w:rsidRDefault="009F6412" w:rsidP="00936B74">
            <w:pPr>
              <w:spacing w:line="276" w:lineRule="auto"/>
              <w:rPr>
                <w:rFonts w:cs="Arial"/>
              </w:rPr>
            </w:pPr>
            <w:r>
              <w:t>26 (16·7)</w:t>
            </w:r>
          </w:p>
        </w:tc>
        <w:tc>
          <w:tcPr>
            <w:tcW w:w="1275" w:type="dxa"/>
            <w:vAlign w:val="center"/>
          </w:tcPr>
          <w:p w14:paraId="1D0AF3CD" w14:textId="77777777" w:rsidR="009F6412" w:rsidRDefault="009F6412" w:rsidP="00936B74">
            <w:pPr>
              <w:spacing w:line="276" w:lineRule="auto"/>
              <w:rPr>
                <w:rFonts w:cs="Arial"/>
              </w:rPr>
            </w:pPr>
            <w:r>
              <w:t>23 (14·6)</w:t>
            </w:r>
          </w:p>
        </w:tc>
        <w:tc>
          <w:tcPr>
            <w:tcW w:w="1276" w:type="dxa"/>
            <w:vAlign w:val="center"/>
          </w:tcPr>
          <w:p w14:paraId="4837CBD3" w14:textId="77777777" w:rsidR="009F6412" w:rsidRPr="00C87532" w:rsidRDefault="009F6412" w:rsidP="00936B74">
            <w:pPr>
              <w:spacing w:line="276" w:lineRule="auto"/>
              <w:rPr>
                <w:rFonts w:cs="Arial"/>
                <w:bCs/>
              </w:rPr>
            </w:pPr>
            <w:r w:rsidRPr="00C87532">
              <w:rPr>
                <w:bCs/>
              </w:rPr>
              <w:t>49 (15</w:t>
            </w:r>
            <w:r>
              <w:rPr>
                <w:bCs/>
              </w:rPr>
              <w:t>·</w:t>
            </w:r>
            <w:r w:rsidRPr="00C87532">
              <w:rPr>
                <w:bCs/>
              </w:rPr>
              <w:t>6)</w:t>
            </w:r>
          </w:p>
        </w:tc>
      </w:tr>
      <w:tr w:rsidR="009F6412" w14:paraId="6E9E0A73" w14:textId="77777777" w:rsidTr="00936B74">
        <w:trPr>
          <w:jc w:val="center"/>
        </w:trPr>
        <w:tc>
          <w:tcPr>
            <w:tcW w:w="2127" w:type="dxa"/>
          </w:tcPr>
          <w:p w14:paraId="6E4BC85D" w14:textId="77777777" w:rsidR="009F6412" w:rsidRDefault="009F6412" w:rsidP="00936B74">
            <w:pPr>
              <w:spacing w:line="276" w:lineRule="auto"/>
              <w:rPr>
                <w:rFonts w:cs="Arial"/>
              </w:rPr>
            </w:pPr>
            <w:r>
              <w:rPr>
                <w:rFonts w:cs="Arial"/>
              </w:rPr>
              <w:t>Mild</w:t>
            </w:r>
          </w:p>
        </w:tc>
        <w:tc>
          <w:tcPr>
            <w:tcW w:w="1275" w:type="dxa"/>
            <w:vAlign w:val="center"/>
          </w:tcPr>
          <w:p w14:paraId="6C5295AA" w14:textId="77777777" w:rsidR="009F6412" w:rsidRDefault="009F6412" w:rsidP="00936B74">
            <w:pPr>
              <w:spacing w:line="276" w:lineRule="auto"/>
              <w:rPr>
                <w:rFonts w:cs="Arial"/>
              </w:rPr>
            </w:pPr>
            <w:r>
              <w:t>27 (17·3)</w:t>
            </w:r>
          </w:p>
        </w:tc>
        <w:tc>
          <w:tcPr>
            <w:tcW w:w="1276" w:type="dxa"/>
            <w:vAlign w:val="center"/>
          </w:tcPr>
          <w:p w14:paraId="37447A98" w14:textId="77777777" w:rsidR="009F6412" w:rsidRDefault="009F6412" w:rsidP="00936B74">
            <w:pPr>
              <w:spacing w:line="276" w:lineRule="auto"/>
              <w:rPr>
                <w:rFonts w:cs="Arial"/>
              </w:rPr>
            </w:pPr>
            <w:r>
              <w:t>26 (16·5)</w:t>
            </w:r>
          </w:p>
        </w:tc>
        <w:tc>
          <w:tcPr>
            <w:tcW w:w="1418" w:type="dxa"/>
            <w:vAlign w:val="center"/>
          </w:tcPr>
          <w:p w14:paraId="591FD8FB" w14:textId="77777777" w:rsidR="009F6412" w:rsidRPr="00A70935" w:rsidRDefault="009F6412" w:rsidP="00936B74">
            <w:pPr>
              <w:spacing w:line="276" w:lineRule="auto"/>
              <w:rPr>
                <w:rFonts w:cs="Arial"/>
                <w:bCs/>
              </w:rPr>
            </w:pPr>
            <w:r w:rsidRPr="00A70935">
              <w:rPr>
                <w:bCs/>
              </w:rPr>
              <w:t>53 (16</w:t>
            </w:r>
            <w:r>
              <w:rPr>
                <w:bCs/>
              </w:rPr>
              <w:t>·</w:t>
            </w:r>
            <w:r w:rsidRPr="00A70935">
              <w:rPr>
                <w:bCs/>
              </w:rPr>
              <w:t>9)</w:t>
            </w:r>
          </w:p>
        </w:tc>
        <w:tc>
          <w:tcPr>
            <w:tcW w:w="2268" w:type="dxa"/>
          </w:tcPr>
          <w:p w14:paraId="35D40521" w14:textId="77777777" w:rsidR="009F6412" w:rsidRDefault="009F6412" w:rsidP="00936B74">
            <w:pPr>
              <w:spacing w:line="276" w:lineRule="auto"/>
              <w:rPr>
                <w:rFonts w:cs="Arial"/>
              </w:rPr>
            </w:pPr>
            <w:r>
              <w:rPr>
                <w:rFonts w:cs="Arial"/>
              </w:rPr>
              <w:t>Minimally improved</w:t>
            </w:r>
          </w:p>
        </w:tc>
        <w:tc>
          <w:tcPr>
            <w:tcW w:w="1134" w:type="dxa"/>
            <w:vAlign w:val="center"/>
          </w:tcPr>
          <w:p w14:paraId="21D584B4" w14:textId="77777777" w:rsidR="009F6412" w:rsidRDefault="009F6412" w:rsidP="00936B74">
            <w:pPr>
              <w:spacing w:line="276" w:lineRule="auto"/>
              <w:rPr>
                <w:rFonts w:cs="Arial"/>
              </w:rPr>
            </w:pPr>
            <w:r>
              <w:t>10 (6·4)</w:t>
            </w:r>
          </w:p>
        </w:tc>
        <w:tc>
          <w:tcPr>
            <w:tcW w:w="1275" w:type="dxa"/>
            <w:vAlign w:val="center"/>
          </w:tcPr>
          <w:p w14:paraId="1750AC55" w14:textId="77777777" w:rsidR="009F6412" w:rsidRDefault="009F6412" w:rsidP="00936B74">
            <w:pPr>
              <w:spacing w:line="276" w:lineRule="auto"/>
              <w:rPr>
                <w:rFonts w:cs="Arial"/>
              </w:rPr>
            </w:pPr>
            <w:r>
              <w:t>5 (3·2)</w:t>
            </w:r>
          </w:p>
        </w:tc>
        <w:tc>
          <w:tcPr>
            <w:tcW w:w="1276" w:type="dxa"/>
            <w:vAlign w:val="center"/>
          </w:tcPr>
          <w:p w14:paraId="0CF00289" w14:textId="77777777" w:rsidR="009F6412" w:rsidRPr="00C87532" w:rsidRDefault="009F6412" w:rsidP="00936B74">
            <w:pPr>
              <w:spacing w:line="276" w:lineRule="auto"/>
              <w:rPr>
                <w:rFonts w:cs="Arial"/>
                <w:bCs/>
              </w:rPr>
            </w:pPr>
            <w:r w:rsidRPr="00C87532">
              <w:rPr>
                <w:bCs/>
              </w:rPr>
              <w:t>15 (4</w:t>
            </w:r>
            <w:r>
              <w:rPr>
                <w:bCs/>
              </w:rPr>
              <w:t>·</w:t>
            </w:r>
            <w:r w:rsidRPr="00C87532">
              <w:rPr>
                <w:bCs/>
              </w:rPr>
              <w:t>8)</w:t>
            </w:r>
          </w:p>
        </w:tc>
      </w:tr>
      <w:tr w:rsidR="009F6412" w14:paraId="73E6F0A1" w14:textId="77777777" w:rsidTr="00936B74">
        <w:trPr>
          <w:jc w:val="center"/>
        </w:trPr>
        <w:tc>
          <w:tcPr>
            <w:tcW w:w="2127" w:type="dxa"/>
          </w:tcPr>
          <w:p w14:paraId="4003BEF6" w14:textId="77777777" w:rsidR="009F6412" w:rsidRDefault="009F6412" w:rsidP="00936B74">
            <w:pPr>
              <w:spacing w:line="276" w:lineRule="auto"/>
              <w:rPr>
                <w:rFonts w:cs="Arial"/>
              </w:rPr>
            </w:pPr>
            <w:r>
              <w:rPr>
                <w:rFonts w:cs="Arial"/>
              </w:rPr>
              <w:t>Moderate</w:t>
            </w:r>
          </w:p>
        </w:tc>
        <w:tc>
          <w:tcPr>
            <w:tcW w:w="1275" w:type="dxa"/>
            <w:vAlign w:val="center"/>
          </w:tcPr>
          <w:p w14:paraId="6AC1AD78" w14:textId="77777777" w:rsidR="009F6412" w:rsidRDefault="009F6412" w:rsidP="00936B74">
            <w:pPr>
              <w:spacing w:line="276" w:lineRule="auto"/>
              <w:rPr>
                <w:rFonts w:cs="Arial"/>
              </w:rPr>
            </w:pPr>
            <w:r>
              <w:t>16 (10·3)</w:t>
            </w:r>
          </w:p>
        </w:tc>
        <w:tc>
          <w:tcPr>
            <w:tcW w:w="1276" w:type="dxa"/>
            <w:vAlign w:val="center"/>
          </w:tcPr>
          <w:p w14:paraId="2328C716" w14:textId="77777777" w:rsidR="009F6412" w:rsidRDefault="009F6412" w:rsidP="00936B74">
            <w:pPr>
              <w:spacing w:line="276" w:lineRule="auto"/>
              <w:rPr>
                <w:rFonts w:cs="Arial"/>
              </w:rPr>
            </w:pPr>
            <w:r>
              <w:t>32 (20·3)</w:t>
            </w:r>
          </w:p>
        </w:tc>
        <w:tc>
          <w:tcPr>
            <w:tcW w:w="1418" w:type="dxa"/>
            <w:vAlign w:val="center"/>
          </w:tcPr>
          <w:p w14:paraId="6E6A5F72" w14:textId="77777777" w:rsidR="009F6412" w:rsidRPr="00A70935" w:rsidRDefault="009F6412" w:rsidP="00936B74">
            <w:pPr>
              <w:spacing w:line="276" w:lineRule="auto"/>
              <w:rPr>
                <w:rFonts w:cs="Arial"/>
                <w:bCs/>
              </w:rPr>
            </w:pPr>
            <w:r w:rsidRPr="00A70935">
              <w:rPr>
                <w:bCs/>
              </w:rPr>
              <w:t>48 (15</w:t>
            </w:r>
            <w:r>
              <w:rPr>
                <w:bCs/>
              </w:rPr>
              <w:t>·</w:t>
            </w:r>
            <w:r w:rsidRPr="00A70935">
              <w:rPr>
                <w:bCs/>
              </w:rPr>
              <w:t>3)</w:t>
            </w:r>
          </w:p>
        </w:tc>
        <w:tc>
          <w:tcPr>
            <w:tcW w:w="2268" w:type="dxa"/>
          </w:tcPr>
          <w:p w14:paraId="01DC8B0F" w14:textId="77777777" w:rsidR="009F6412" w:rsidRDefault="009F6412" w:rsidP="00936B74">
            <w:pPr>
              <w:spacing w:line="276" w:lineRule="auto"/>
              <w:rPr>
                <w:rFonts w:cs="Arial"/>
              </w:rPr>
            </w:pPr>
            <w:r>
              <w:rPr>
                <w:rFonts w:cs="Arial"/>
              </w:rPr>
              <w:t>No change</w:t>
            </w:r>
          </w:p>
        </w:tc>
        <w:tc>
          <w:tcPr>
            <w:tcW w:w="1134" w:type="dxa"/>
            <w:vAlign w:val="center"/>
          </w:tcPr>
          <w:p w14:paraId="04CF6EA2" w14:textId="77777777" w:rsidR="009F6412" w:rsidRDefault="009F6412" w:rsidP="00936B74">
            <w:pPr>
              <w:spacing w:line="276" w:lineRule="auto"/>
              <w:rPr>
                <w:rFonts w:cs="Arial"/>
              </w:rPr>
            </w:pPr>
            <w:r>
              <w:t>26 (16·7)</w:t>
            </w:r>
          </w:p>
        </w:tc>
        <w:tc>
          <w:tcPr>
            <w:tcW w:w="1275" w:type="dxa"/>
            <w:vAlign w:val="center"/>
          </w:tcPr>
          <w:p w14:paraId="24D3E877" w14:textId="77777777" w:rsidR="009F6412" w:rsidRDefault="009F6412" w:rsidP="00936B74">
            <w:pPr>
              <w:spacing w:line="276" w:lineRule="auto"/>
              <w:rPr>
                <w:rFonts w:cs="Arial"/>
              </w:rPr>
            </w:pPr>
            <w:r>
              <w:t>11 (7·0)</w:t>
            </w:r>
          </w:p>
        </w:tc>
        <w:tc>
          <w:tcPr>
            <w:tcW w:w="1276" w:type="dxa"/>
            <w:vAlign w:val="center"/>
          </w:tcPr>
          <w:p w14:paraId="7089DCC2" w14:textId="77777777" w:rsidR="009F6412" w:rsidRPr="00C87532" w:rsidRDefault="009F6412" w:rsidP="00936B74">
            <w:pPr>
              <w:spacing w:line="276" w:lineRule="auto"/>
              <w:rPr>
                <w:rFonts w:cs="Arial"/>
                <w:bCs/>
              </w:rPr>
            </w:pPr>
            <w:r w:rsidRPr="00C87532">
              <w:rPr>
                <w:bCs/>
              </w:rPr>
              <w:t>37 (11</w:t>
            </w:r>
            <w:r>
              <w:rPr>
                <w:bCs/>
              </w:rPr>
              <w:t>·</w:t>
            </w:r>
            <w:r w:rsidRPr="00C87532">
              <w:rPr>
                <w:bCs/>
              </w:rPr>
              <w:t>8)</w:t>
            </w:r>
          </w:p>
        </w:tc>
      </w:tr>
      <w:tr w:rsidR="009F6412" w14:paraId="1E9927A8" w14:textId="77777777" w:rsidTr="00936B74">
        <w:trPr>
          <w:jc w:val="center"/>
        </w:trPr>
        <w:tc>
          <w:tcPr>
            <w:tcW w:w="2127" w:type="dxa"/>
          </w:tcPr>
          <w:p w14:paraId="7DAA332A" w14:textId="77777777" w:rsidR="009F6412" w:rsidRDefault="009F6412" w:rsidP="00936B74">
            <w:pPr>
              <w:spacing w:line="276" w:lineRule="auto"/>
              <w:rPr>
                <w:rFonts w:cs="Arial"/>
              </w:rPr>
            </w:pPr>
            <w:r>
              <w:rPr>
                <w:rFonts w:cs="Arial"/>
              </w:rPr>
              <w:t>Severe</w:t>
            </w:r>
          </w:p>
        </w:tc>
        <w:tc>
          <w:tcPr>
            <w:tcW w:w="1275" w:type="dxa"/>
            <w:vAlign w:val="center"/>
          </w:tcPr>
          <w:p w14:paraId="0579DB01" w14:textId="77777777" w:rsidR="009F6412" w:rsidRDefault="009F6412" w:rsidP="00936B74">
            <w:pPr>
              <w:spacing w:line="276" w:lineRule="auto"/>
              <w:rPr>
                <w:rFonts w:cs="Arial"/>
              </w:rPr>
            </w:pPr>
            <w:r>
              <w:t>21 (13·5)</w:t>
            </w:r>
          </w:p>
        </w:tc>
        <w:tc>
          <w:tcPr>
            <w:tcW w:w="1276" w:type="dxa"/>
            <w:vAlign w:val="center"/>
          </w:tcPr>
          <w:p w14:paraId="2ED37BDF" w14:textId="77777777" w:rsidR="009F6412" w:rsidRDefault="009F6412" w:rsidP="00936B74">
            <w:pPr>
              <w:spacing w:line="276" w:lineRule="auto"/>
              <w:rPr>
                <w:rFonts w:cs="Arial"/>
              </w:rPr>
            </w:pPr>
            <w:r>
              <w:t>15 (9·5)</w:t>
            </w:r>
          </w:p>
        </w:tc>
        <w:tc>
          <w:tcPr>
            <w:tcW w:w="1418" w:type="dxa"/>
            <w:vAlign w:val="center"/>
          </w:tcPr>
          <w:p w14:paraId="0243F0EF" w14:textId="77777777" w:rsidR="009F6412" w:rsidRPr="00A70935" w:rsidRDefault="009F6412" w:rsidP="00936B74">
            <w:pPr>
              <w:spacing w:line="276" w:lineRule="auto"/>
              <w:rPr>
                <w:rFonts w:cs="Arial"/>
                <w:bCs/>
              </w:rPr>
            </w:pPr>
            <w:r w:rsidRPr="00A70935">
              <w:rPr>
                <w:bCs/>
              </w:rPr>
              <w:t>36 (11</w:t>
            </w:r>
            <w:r>
              <w:rPr>
                <w:bCs/>
              </w:rPr>
              <w:t>·</w:t>
            </w:r>
            <w:r w:rsidRPr="00A70935">
              <w:rPr>
                <w:bCs/>
              </w:rPr>
              <w:t>5)</w:t>
            </w:r>
          </w:p>
        </w:tc>
        <w:tc>
          <w:tcPr>
            <w:tcW w:w="2268" w:type="dxa"/>
          </w:tcPr>
          <w:p w14:paraId="037EA8EA" w14:textId="77777777" w:rsidR="009F6412" w:rsidRDefault="009F6412" w:rsidP="00936B74">
            <w:pPr>
              <w:spacing w:line="276" w:lineRule="auto"/>
              <w:rPr>
                <w:rFonts w:cs="Arial"/>
              </w:rPr>
            </w:pPr>
            <w:r>
              <w:rPr>
                <w:rFonts w:cs="Arial"/>
              </w:rPr>
              <w:t>Minimally worse</w:t>
            </w:r>
          </w:p>
        </w:tc>
        <w:tc>
          <w:tcPr>
            <w:tcW w:w="1134" w:type="dxa"/>
            <w:vAlign w:val="center"/>
          </w:tcPr>
          <w:p w14:paraId="2D22D34E" w14:textId="77777777" w:rsidR="009F6412" w:rsidRDefault="009F6412" w:rsidP="00936B74">
            <w:pPr>
              <w:spacing w:line="276" w:lineRule="auto"/>
              <w:jc w:val="center"/>
              <w:rPr>
                <w:rFonts w:cs="Arial"/>
              </w:rPr>
            </w:pPr>
            <w:r>
              <w:rPr>
                <w:rFonts w:cs="Arial"/>
              </w:rPr>
              <w:t>-</w:t>
            </w:r>
          </w:p>
        </w:tc>
        <w:tc>
          <w:tcPr>
            <w:tcW w:w="1275" w:type="dxa"/>
            <w:vAlign w:val="center"/>
          </w:tcPr>
          <w:p w14:paraId="2C112DF2" w14:textId="77777777" w:rsidR="009F6412" w:rsidRDefault="009F6412" w:rsidP="00936B74">
            <w:pPr>
              <w:spacing w:line="276" w:lineRule="auto"/>
              <w:rPr>
                <w:rFonts w:cs="Arial"/>
              </w:rPr>
            </w:pPr>
            <w:r>
              <w:t>1 (0·6)</w:t>
            </w:r>
          </w:p>
        </w:tc>
        <w:tc>
          <w:tcPr>
            <w:tcW w:w="1276" w:type="dxa"/>
            <w:vAlign w:val="center"/>
          </w:tcPr>
          <w:p w14:paraId="2A1C669C" w14:textId="77777777" w:rsidR="009F6412" w:rsidRPr="00C87532" w:rsidRDefault="009F6412" w:rsidP="00936B74">
            <w:pPr>
              <w:spacing w:line="276" w:lineRule="auto"/>
              <w:rPr>
                <w:rFonts w:cs="Arial"/>
                <w:bCs/>
              </w:rPr>
            </w:pPr>
            <w:r w:rsidRPr="00C87532">
              <w:rPr>
                <w:bCs/>
              </w:rPr>
              <w:t>1 (0</w:t>
            </w:r>
            <w:r>
              <w:rPr>
                <w:bCs/>
              </w:rPr>
              <w:t>·</w:t>
            </w:r>
            <w:r w:rsidRPr="00C87532">
              <w:rPr>
                <w:bCs/>
              </w:rPr>
              <w:t>3)</w:t>
            </w:r>
          </w:p>
        </w:tc>
      </w:tr>
      <w:tr w:rsidR="009F6412" w14:paraId="3613BA30" w14:textId="77777777" w:rsidTr="00936B74">
        <w:trPr>
          <w:jc w:val="center"/>
        </w:trPr>
        <w:tc>
          <w:tcPr>
            <w:tcW w:w="2127" w:type="dxa"/>
          </w:tcPr>
          <w:p w14:paraId="749323F8" w14:textId="77777777" w:rsidR="009F6412" w:rsidRDefault="009F6412" w:rsidP="00936B74">
            <w:pPr>
              <w:spacing w:line="276" w:lineRule="auto"/>
              <w:rPr>
                <w:rFonts w:cs="Arial"/>
              </w:rPr>
            </w:pPr>
            <w:r>
              <w:rPr>
                <w:rFonts w:cs="Arial"/>
              </w:rPr>
              <w:t>Very severe</w:t>
            </w:r>
          </w:p>
        </w:tc>
        <w:tc>
          <w:tcPr>
            <w:tcW w:w="1275" w:type="dxa"/>
            <w:vAlign w:val="center"/>
          </w:tcPr>
          <w:p w14:paraId="4BD7D1AC" w14:textId="77777777" w:rsidR="009F6412" w:rsidRDefault="009F6412" w:rsidP="00936B74">
            <w:pPr>
              <w:spacing w:line="276" w:lineRule="auto"/>
              <w:rPr>
                <w:rFonts w:cs="Arial"/>
              </w:rPr>
            </w:pPr>
            <w:r>
              <w:t>8 (5·1)</w:t>
            </w:r>
          </w:p>
        </w:tc>
        <w:tc>
          <w:tcPr>
            <w:tcW w:w="1276" w:type="dxa"/>
            <w:vAlign w:val="center"/>
          </w:tcPr>
          <w:p w14:paraId="31939D5C" w14:textId="77777777" w:rsidR="009F6412" w:rsidRDefault="009F6412" w:rsidP="00936B74">
            <w:pPr>
              <w:spacing w:line="276" w:lineRule="auto"/>
              <w:rPr>
                <w:rFonts w:cs="Arial"/>
              </w:rPr>
            </w:pPr>
            <w:r>
              <w:t>6 (3·8)</w:t>
            </w:r>
          </w:p>
        </w:tc>
        <w:tc>
          <w:tcPr>
            <w:tcW w:w="1418" w:type="dxa"/>
            <w:vAlign w:val="center"/>
          </w:tcPr>
          <w:p w14:paraId="07089F27" w14:textId="77777777" w:rsidR="009F6412" w:rsidRPr="00A70935" w:rsidRDefault="009F6412" w:rsidP="00936B74">
            <w:pPr>
              <w:spacing w:line="276" w:lineRule="auto"/>
              <w:rPr>
                <w:rFonts w:cs="Arial"/>
                <w:bCs/>
              </w:rPr>
            </w:pPr>
            <w:r w:rsidRPr="00A70935">
              <w:rPr>
                <w:bCs/>
              </w:rPr>
              <w:t>14 (4</w:t>
            </w:r>
            <w:r>
              <w:rPr>
                <w:bCs/>
              </w:rPr>
              <w:t>·</w:t>
            </w:r>
            <w:r w:rsidRPr="00A70935">
              <w:rPr>
                <w:bCs/>
              </w:rPr>
              <w:t>5)</w:t>
            </w:r>
          </w:p>
        </w:tc>
        <w:tc>
          <w:tcPr>
            <w:tcW w:w="2268" w:type="dxa"/>
          </w:tcPr>
          <w:p w14:paraId="70CE4EA4" w14:textId="77777777" w:rsidR="009F6412" w:rsidRDefault="009F6412" w:rsidP="00936B74">
            <w:pPr>
              <w:spacing w:line="276" w:lineRule="auto"/>
              <w:rPr>
                <w:rFonts w:cs="Arial"/>
              </w:rPr>
            </w:pPr>
            <w:r>
              <w:rPr>
                <w:rFonts w:cs="Arial"/>
              </w:rPr>
              <w:t>Much worse</w:t>
            </w:r>
          </w:p>
        </w:tc>
        <w:tc>
          <w:tcPr>
            <w:tcW w:w="1134" w:type="dxa"/>
            <w:vAlign w:val="center"/>
          </w:tcPr>
          <w:p w14:paraId="35ABE19D" w14:textId="77777777" w:rsidR="009F6412" w:rsidRDefault="009F6412" w:rsidP="00936B74">
            <w:pPr>
              <w:spacing w:line="276" w:lineRule="auto"/>
              <w:jc w:val="center"/>
              <w:rPr>
                <w:rFonts w:cs="Arial"/>
              </w:rPr>
            </w:pPr>
            <w:r>
              <w:rPr>
                <w:rFonts w:cs="Arial"/>
              </w:rPr>
              <w:t>-</w:t>
            </w:r>
          </w:p>
        </w:tc>
        <w:tc>
          <w:tcPr>
            <w:tcW w:w="1275" w:type="dxa"/>
            <w:vAlign w:val="center"/>
          </w:tcPr>
          <w:p w14:paraId="1DFB1D94" w14:textId="77777777" w:rsidR="009F6412" w:rsidRDefault="009F6412" w:rsidP="00936B74">
            <w:pPr>
              <w:spacing w:line="276" w:lineRule="auto"/>
              <w:jc w:val="center"/>
              <w:rPr>
                <w:rFonts w:cs="Arial"/>
              </w:rPr>
            </w:pPr>
            <w:r>
              <w:rPr>
                <w:rFonts w:cs="Arial"/>
              </w:rPr>
              <w:t>-</w:t>
            </w:r>
          </w:p>
        </w:tc>
        <w:tc>
          <w:tcPr>
            <w:tcW w:w="1276" w:type="dxa"/>
            <w:vAlign w:val="center"/>
          </w:tcPr>
          <w:p w14:paraId="45AA6C90" w14:textId="77777777" w:rsidR="009F6412" w:rsidRPr="00C87532" w:rsidRDefault="009F6412" w:rsidP="00936B74">
            <w:pPr>
              <w:spacing w:line="276" w:lineRule="auto"/>
              <w:jc w:val="center"/>
              <w:rPr>
                <w:rFonts w:cs="Arial"/>
                <w:bCs/>
              </w:rPr>
            </w:pPr>
            <w:r>
              <w:rPr>
                <w:rFonts w:cs="Arial"/>
                <w:bCs/>
              </w:rPr>
              <w:t>-</w:t>
            </w:r>
          </w:p>
        </w:tc>
      </w:tr>
      <w:tr w:rsidR="009F6412" w14:paraId="46AFE97F" w14:textId="77777777" w:rsidTr="00936B74">
        <w:trPr>
          <w:jc w:val="center"/>
        </w:trPr>
        <w:tc>
          <w:tcPr>
            <w:tcW w:w="2127" w:type="dxa"/>
          </w:tcPr>
          <w:p w14:paraId="2DDA902A" w14:textId="77777777" w:rsidR="009F6412" w:rsidRDefault="009F6412" w:rsidP="00936B74">
            <w:pPr>
              <w:spacing w:line="276" w:lineRule="auto"/>
              <w:rPr>
                <w:rFonts w:cs="Arial"/>
              </w:rPr>
            </w:pPr>
            <w:r>
              <w:rPr>
                <w:rFonts w:cs="Arial"/>
              </w:rPr>
              <w:t>Extremely severe</w:t>
            </w:r>
          </w:p>
        </w:tc>
        <w:tc>
          <w:tcPr>
            <w:tcW w:w="1275" w:type="dxa"/>
            <w:vAlign w:val="center"/>
          </w:tcPr>
          <w:p w14:paraId="34D97519" w14:textId="77777777" w:rsidR="009F6412" w:rsidRDefault="009F6412" w:rsidP="00936B74">
            <w:pPr>
              <w:spacing w:line="276" w:lineRule="auto"/>
              <w:rPr>
                <w:rFonts w:cs="Arial"/>
              </w:rPr>
            </w:pPr>
            <w:r>
              <w:t>8 (5·1)</w:t>
            </w:r>
          </w:p>
        </w:tc>
        <w:tc>
          <w:tcPr>
            <w:tcW w:w="1276" w:type="dxa"/>
            <w:vAlign w:val="center"/>
          </w:tcPr>
          <w:p w14:paraId="156E11C2" w14:textId="77777777" w:rsidR="009F6412" w:rsidRDefault="009F6412" w:rsidP="00936B74">
            <w:pPr>
              <w:spacing w:line="276" w:lineRule="auto"/>
              <w:rPr>
                <w:rFonts w:cs="Arial"/>
              </w:rPr>
            </w:pPr>
            <w:r>
              <w:t>5 (3·2)</w:t>
            </w:r>
          </w:p>
        </w:tc>
        <w:tc>
          <w:tcPr>
            <w:tcW w:w="1418" w:type="dxa"/>
            <w:vAlign w:val="center"/>
          </w:tcPr>
          <w:p w14:paraId="3AABF281" w14:textId="77777777" w:rsidR="009F6412" w:rsidRPr="00A70935" w:rsidRDefault="009F6412" w:rsidP="00936B74">
            <w:pPr>
              <w:spacing w:line="276" w:lineRule="auto"/>
              <w:rPr>
                <w:rFonts w:cs="Arial"/>
                <w:bCs/>
              </w:rPr>
            </w:pPr>
            <w:r w:rsidRPr="00A70935">
              <w:rPr>
                <w:bCs/>
              </w:rPr>
              <w:t>13 (4</w:t>
            </w:r>
            <w:r>
              <w:rPr>
                <w:bCs/>
              </w:rPr>
              <w:t>·</w:t>
            </w:r>
            <w:r w:rsidRPr="00A70935">
              <w:rPr>
                <w:bCs/>
              </w:rPr>
              <w:t>1)</w:t>
            </w:r>
          </w:p>
        </w:tc>
        <w:tc>
          <w:tcPr>
            <w:tcW w:w="2268" w:type="dxa"/>
          </w:tcPr>
          <w:p w14:paraId="71830D16" w14:textId="77777777" w:rsidR="009F6412" w:rsidRDefault="009F6412" w:rsidP="00936B74">
            <w:pPr>
              <w:spacing w:line="276" w:lineRule="auto"/>
              <w:rPr>
                <w:rFonts w:cs="Arial"/>
              </w:rPr>
            </w:pPr>
            <w:r>
              <w:rPr>
                <w:rFonts w:cs="Arial"/>
              </w:rPr>
              <w:t>Very much worse</w:t>
            </w:r>
          </w:p>
        </w:tc>
        <w:tc>
          <w:tcPr>
            <w:tcW w:w="1134" w:type="dxa"/>
            <w:vAlign w:val="center"/>
          </w:tcPr>
          <w:p w14:paraId="4B99F71C" w14:textId="77777777" w:rsidR="009F6412" w:rsidRDefault="009F6412" w:rsidP="00936B74">
            <w:pPr>
              <w:spacing w:line="276" w:lineRule="auto"/>
              <w:rPr>
                <w:rFonts w:cs="Arial"/>
              </w:rPr>
            </w:pPr>
            <w:r>
              <w:t>2 (1·3)</w:t>
            </w:r>
          </w:p>
        </w:tc>
        <w:tc>
          <w:tcPr>
            <w:tcW w:w="1275" w:type="dxa"/>
            <w:vAlign w:val="center"/>
          </w:tcPr>
          <w:p w14:paraId="6CA9B939" w14:textId="77777777" w:rsidR="009F6412" w:rsidRDefault="009F6412" w:rsidP="00936B74">
            <w:pPr>
              <w:spacing w:line="276" w:lineRule="auto"/>
              <w:jc w:val="center"/>
              <w:rPr>
                <w:rFonts w:cs="Arial"/>
              </w:rPr>
            </w:pPr>
            <w:r>
              <w:rPr>
                <w:rFonts w:cs="Arial"/>
              </w:rPr>
              <w:t>-</w:t>
            </w:r>
          </w:p>
        </w:tc>
        <w:tc>
          <w:tcPr>
            <w:tcW w:w="1276" w:type="dxa"/>
            <w:vAlign w:val="center"/>
          </w:tcPr>
          <w:p w14:paraId="4633A78F" w14:textId="77777777" w:rsidR="009F6412" w:rsidRPr="00C87532" w:rsidRDefault="009F6412" w:rsidP="00936B74">
            <w:pPr>
              <w:spacing w:line="276" w:lineRule="auto"/>
              <w:rPr>
                <w:rFonts w:cs="Arial"/>
                <w:bCs/>
              </w:rPr>
            </w:pPr>
            <w:r w:rsidRPr="00C87532">
              <w:rPr>
                <w:bCs/>
              </w:rPr>
              <w:t>2 (0</w:t>
            </w:r>
            <w:r>
              <w:rPr>
                <w:bCs/>
              </w:rPr>
              <w:t>·</w:t>
            </w:r>
            <w:r w:rsidRPr="00C87532">
              <w:rPr>
                <w:bCs/>
              </w:rPr>
              <w:t>6)</w:t>
            </w:r>
          </w:p>
        </w:tc>
      </w:tr>
      <w:tr w:rsidR="009F6412" w14:paraId="4BE6C65B" w14:textId="77777777" w:rsidTr="00936B74">
        <w:trPr>
          <w:jc w:val="center"/>
        </w:trPr>
        <w:tc>
          <w:tcPr>
            <w:tcW w:w="2127" w:type="dxa"/>
          </w:tcPr>
          <w:p w14:paraId="659D9117" w14:textId="77777777" w:rsidR="009F6412" w:rsidRDefault="009F6412" w:rsidP="00936B74">
            <w:pPr>
              <w:spacing w:line="276" w:lineRule="auto"/>
              <w:rPr>
                <w:rFonts w:cs="Arial"/>
              </w:rPr>
            </w:pPr>
            <w:r>
              <w:rPr>
                <w:rFonts w:cs="Arial"/>
              </w:rPr>
              <w:t>Missing</w:t>
            </w:r>
          </w:p>
        </w:tc>
        <w:tc>
          <w:tcPr>
            <w:tcW w:w="1275" w:type="dxa"/>
            <w:vAlign w:val="center"/>
          </w:tcPr>
          <w:p w14:paraId="68D40508" w14:textId="77777777" w:rsidR="009F6412" w:rsidRDefault="009F6412" w:rsidP="00936B74">
            <w:pPr>
              <w:spacing w:line="276" w:lineRule="auto"/>
              <w:jc w:val="center"/>
              <w:rPr>
                <w:rFonts w:cs="Arial"/>
              </w:rPr>
            </w:pPr>
            <w:r>
              <w:rPr>
                <w:rFonts w:cs="Arial"/>
              </w:rPr>
              <w:t>-</w:t>
            </w:r>
          </w:p>
        </w:tc>
        <w:tc>
          <w:tcPr>
            <w:tcW w:w="1276" w:type="dxa"/>
            <w:vAlign w:val="center"/>
          </w:tcPr>
          <w:p w14:paraId="28D1F067" w14:textId="77777777" w:rsidR="009F6412" w:rsidRDefault="009F6412" w:rsidP="00936B74">
            <w:pPr>
              <w:spacing w:line="276" w:lineRule="auto"/>
              <w:rPr>
                <w:rFonts w:cs="Arial"/>
              </w:rPr>
            </w:pPr>
            <w:r>
              <w:t>1 (0·6)</w:t>
            </w:r>
          </w:p>
        </w:tc>
        <w:tc>
          <w:tcPr>
            <w:tcW w:w="1418" w:type="dxa"/>
            <w:vAlign w:val="center"/>
          </w:tcPr>
          <w:p w14:paraId="190079DC" w14:textId="77777777" w:rsidR="009F6412" w:rsidRPr="00A70935" w:rsidRDefault="009F6412" w:rsidP="00936B74">
            <w:pPr>
              <w:spacing w:line="276" w:lineRule="auto"/>
              <w:rPr>
                <w:rFonts w:cs="Arial"/>
                <w:bCs/>
              </w:rPr>
            </w:pPr>
            <w:r w:rsidRPr="00A70935">
              <w:rPr>
                <w:bCs/>
              </w:rPr>
              <w:t>1 (0</w:t>
            </w:r>
            <w:r>
              <w:rPr>
                <w:bCs/>
              </w:rPr>
              <w:t>·</w:t>
            </w:r>
            <w:r w:rsidRPr="00A70935">
              <w:rPr>
                <w:bCs/>
              </w:rPr>
              <w:t>3)</w:t>
            </w:r>
          </w:p>
        </w:tc>
        <w:tc>
          <w:tcPr>
            <w:tcW w:w="2268" w:type="dxa"/>
          </w:tcPr>
          <w:p w14:paraId="424FA99D" w14:textId="77777777" w:rsidR="009F6412" w:rsidRDefault="009F6412" w:rsidP="00936B74">
            <w:pPr>
              <w:spacing w:line="276" w:lineRule="auto"/>
              <w:rPr>
                <w:rFonts w:cs="Arial"/>
              </w:rPr>
            </w:pPr>
            <w:r>
              <w:rPr>
                <w:rFonts w:cs="Arial"/>
              </w:rPr>
              <w:t>Missing</w:t>
            </w:r>
          </w:p>
        </w:tc>
        <w:tc>
          <w:tcPr>
            <w:tcW w:w="1134" w:type="dxa"/>
            <w:vAlign w:val="center"/>
          </w:tcPr>
          <w:p w14:paraId="052ACAD3" w14:textId="77777777" w:rsidR="009F6412" w:rsidRDefault="009F6412" w:rsidP="00936B74">
            <w:pPr>
              <w:spacing w:line="276" w:lineRule="auto"/>
              <w:rPr>
                <w:rFonts w:cs="Arial"/>
              </w:rPr>
            </w:pPr>
            <w:r w:rsidRPr="00A361FC">
              <w:t>72 (46</w:t>
            </w:r>
            <w:r>
              <w:t>·</w:t>
            </w:r>
            <w:r w:rsidRPr="00A361FC">
              <w:t>2)</w:t>
            </w:r>
          </w:p>
        </w:tc>
        <w:tc>
          <w:tcPr>
            <w:tcW w:w="1275" w:type="dxa"/>
            <w:vAlign w:val="center"/>
          </w:tcPr>
          <w:p w14:paraId="55B3AB83" w14:textId="77777777" w:rsidR="009F6412" w:rsidRDefault="009F6412" w:rsidP="00936B74">
            <w:pPr>
              <w:spacing w:line="276" w:lineRule="auto"/>
              <w:rPr>
                <w:rFonts w:cs="Arial"/>
              </w:rPr>
            </w:pPr>
            <w:r w:rsidRPr="00A361FC">
              <w:t>37 (23</w:t>
            </w:r>
            <w:r>
              <w:t>·</w:t>
            </w:r>
            <w:r w:rsidRPr="00A361FC">
              <w:t>4)</w:t>
            </w:r>
          </w:p>
        </w:tc>
        <w:tc>
          <w:tcPr>
            <w:tcW w:w="1276" w:type="dxa"/>
            <w:vAlign w:val="center"/>
          </w:tcPr>
          <w:p w14:paraId="68C79688" w14:textId="77777777" w:rsidR="009F6412" w:rsidRPr="00C87532" w:rsidRDefault="009F6412" w:rsidP="00936B74">
            <w:pPr>
              <w:spacing w:line="276" w:lineRule="auto"/>
              <w:rPr>
                <w:rFonts w:cs="Arial"/>
                <w:bCs/>
              </w:rPr>
            </w:pPr>
            <w:r w:rsidRPr="00C87532">
              <w:rPr>
                <w:bCs/>
              </w:rPr>
              <w:t>109 (34</w:t>
            </w:r>
            <w:r>
              <w:rPr>
                <w:bCs/>
              </w:rPr>
              <w:t>·</w:t>
            </w:r>
            <w:r w:rsidRPr="00C87532">
              <w:rPr>
                <w:bCs/>
              </w:rPr>
              <w:t>7)</w:t>
            </w:r>
          </w:p>
        </w:tc>
      </w:tr>
    </w:tbl>
    <w:p w14:paraId="6F5480ED" w14:textId="77777777" w:rsidR="009F6412" w:rsidRDefault="009F6412" w:rsidP="009F6412">
      <w:pPr>
        <w:jc w:val="center"/>
        <w:rPr>
          <w:rFonts w:cs="Arial"/>
        </w:rPr>
      </w:pPr>
    </w:p>
    <w:p w14:paraId="17E2E535" w14:textId="77777777" w:rsidR="009F6412" w:rsidRDefault="009F6412" w:rsidP="009F6412">
      <w:pPr>
        <w:jc w:val="center"/>
        <w:rPr>
          <w:rFonts w:cs="Arial"/>
        </w:rPr>
      </w:pPr>
    </w:p>
    <w:p w14:paraId="767FE550" w14:textId="77777777" w:rsidR="009F6412" w:rsidRDefault="009F6412" w:rsidP="009F6412">
      <w:pPr>
        <w:rPr>
          <w:rFonts w:cs="Arial"/>
        </w:rPr>
      </w:pPr>
      <w:r>
        <w:rPr>
          <w:rFonts w:cs="Arial"/>
        </w:rPr>
        <w:tab/>
      </w:r>
      <w:r>
        <w:rPr>
          <w:rFonts w:cs="Arial"/>
        </w:rPr>
        <w:tab/>
        <w:t>Figures in parenthesis are percentage. Means are unadjusted</w:t>
      </w:r>
    </w:p>
    <w:p w14:paraId="238D1DB5" w14:textId="77777777" w:rsidR="009F6412" w:rsidRDefault="009F6412" w:rsidP="009F6412">
      <w:pPr>
        <w:rPr>
          <w:rFonts w:cs="Arial"/>
        </w:rPr>
      </w:pPr>
    </w:p>
    <w:p w14:paraId="77B9751A" w14:textId="77777777" w:rsidR="009F6412" w:rsidRDefault="009F6412" w:rsidP="009F6412">
      <w:pPr>
        <w:autoSpaceDE w:val="0"/>
        <w:autoSpaceDN w:val="0"/>
        <w:adjustRightInd w:val="0"/>
        <w:spacing w:line="276" w:lineRule="auto"/>
        <w:rPr>
          <w:rFonts w:cs="Arial"/>
        </w:rPr>
      </w:pPr>
      <w:r>
        <w:rPr>
          <w:rFonts w:cs="Arial"/>
        </w:rPr>
        <w:tab/>
      </w:r>
      <w:r>
        <w:rPr>
          <w:rFonts w:cs="Arial"/>
        </w:rPr>
        <w:tab/>
        <w:t xml:space="preserve">BUP-XR, extended-release buprenorphine; GSI-S, Global Severity Index-Severity; GSI-I, Global Severity Index-Improvement; </w:t>
      </w:r>
    </w:p>
    <w:p w14:paraId="20CE6A2C" w14:textId="77777777" w:rsidR="009F6412" w:rsidRDefault="009F6412" w:rsidP="009F6412">
      <w:pPr>
        <w:autoSpaceDE w:val="0"/>
        <w:autoSpaceDN w:val="0"/>
        <w:adjustRightInd w:val="0"/>
        <w:spacing w:line="276" w:lineRule="auto"/>
      </w:pPr>
      <w:r>
        <w:rPr>
          <w:rFonts w:cs="Arial"/>
        </w:rPr>
        <w:tab/>
      </w:r>
      <w:r>
        <w:rPr>
          <w:rFonts w:cs="Arial"/>
        </w:rPr>
        <w:tab/>
        <w:t>PRO-S, Patient-Rated Outcome–Severity; PRO-S, Patient-Rated Outcome–Improvement; SoC, standard-of-care.</w:t>
      </w:r>
    </w:p>
    <w:p w14:paraId="29CBDA0D" w14:textId="77777777" w:rsidR="009F6412" w:rsidRDefault="009F6412" w:rsidP="009F6412">
      <w:pPr>
        <w:jc w:val="center"/>
        <w:rPr>
          <w:rFonts w:cs="Arial"/>
        </w:rPr>
      </w:pPr>
    </w:p>
    <w:p w14:paraId="1737F58E" w14:textId="77777777" w:rsidR="009F6412" w:rsidRDefault="009F6412" w:rsidP="00176CED">
      <w:pPr>
        <w:jc w:val="center"/>
      </w:pPr>
    </w:p>
    <w:p w14:paraId="7A833A14" w14:textId="63C245FF" w:rsidR="009F6412" w:rsidRPr="006179CE" w:rsidRDefault="009F6412" w:rsidP="00176CED">
      <w:pPr>
        <w:jc w:val="center"/>
        <w:sectPr w:rsidR="009F6412" w:rsidRPr="006179CE" w:rsidSect="00AE0545">
          <w:pgSz w:w="16820" w:h="11900" w:orient="landscape"/>
          <w:pgMar w:top="1134" w:right="1134" w:bottom="1134" w:left="1134" w:header="709" w:footer="709" w:gutter="0"/>
          <w:cols w:space="708"/>
          <w:docGrid w:linePitch="360"/>
        </w:sectPr>
      </w:pPr>
    </w:p>
    <w:p w14:paraId="592AEA28" w14:textId="6A07AFF4" w:rsidR="001C3067" w:rsidRDefault="001C3067">
      <w:pPr>
        <w:rPr>
          <w:b/>
          <w:bCs/>
        </w:rPr>
      </w:pPr>
    </w:p>
    <w:p w14:paraId="4B5AF89D" w14:textId="7042B50E" w:rsidR="001C3067" w:rsidRDefault="001C3067" w:rsidP="001C3067">
      <w:pPr>
        <w:jc w:val="center"/>
      </w:pPr>
      <w:r>
        <w:rPr>
          <w:b/>
          <w:bCs/>
        </w:rPr>
        <w:t>Table S</w:t>
      </w:r>
      <w:r w:rsidR="001A3423">
        <w:rPr>
          <w:b/>
          <w:bCs/>
        </w:rPr>
        <w:t>1</w:t>
      </w:r>
      <w:r w:rsidR="00A4533E">
        <w:rPr>
          <w:b/>
          <w:bCs/>
        </w:rPr>
        <w:t>.4</w:t>
      </w:r>
      <w:r>
        <w:t xml:space="preserve">: Safety – adverse events: </w:t>
      </w:r>
      <w:r w:rsidRPr="00116367">
        <w:t>all types</w:t>
      </w:r>
      <w:r>
        <w:t xml:space="preserve"> (full analysis set)</w:t>
      </w:r>
    </w:p>
    <w:p w14:paraId="7C007713" w14:textId="77777777" w:rsidR="001C3067" w:rsidRDefault="001C3067" w:rsidP="001C3067"/>
    <w:tbl>
      <w:tblPr>
        <w:tblW w:w="8940" w:type="dxa"/>
        <w:jc w:val="center"/>
        <w:tblBorders>
          <w:top w:val="single" w:sz="4" w:space="0" w:color="auto"/>
          <w:bottom w:val="single" w:sz="4" w:space="0" w:color="auto"/>
        </w:tblBorders>
        <w:tblLook w:val="00A0" w:firstRow="1" w:lastRow="0" w:firstColumn="1" w:lastColumn="0" w:noHBand="0" w:noVBand="0"/>
      </w:tblPr>
      <w:tblGrid>
        <w:gridCol w:w="5969"/>
        <w:gridCol w:w="1602"/>
        <w:gridCol w:w="1369"/>
      </w:tblGrid>
      <w:tr w:rsidR="001C3067" w:rsidRPr="00421499" w14:paraId="56D1C07F" w14:textId="77777777" w:rsidTr="00AA486D">
        <w:trPr>
          <w:jc w:val="center"/>
        </w:trPr>
        <w:tc>
          <w:tcPr>
            <w:tcW w:w="5969" w:type="dxa"/>
            <w:tcBorders>
              <w:top w:val="single" w:sz="4" w:space="0" w:color="auto"/>
              <w:bottom w:val="single" w:sz="4" w:space="0" w:color="auto"/>
            </w:tcBorders>
          </w:tcPr>
          <w:p w14:paraId="38E4FE27" w14:textId="77777777" w:rsidR="001C3067" w:rsidRPr="00421499" w:rsidRDefault="001C3067" w:rsidP="00AA486D">
            <w:pPr>
              <w:pStyle w:val="STANDARD"/>
              <w:spacing w:line="276" w:lineRule="auto"/>
              <w:rPr>
                <w:b/>
                <w:bCs/>
              </w:rPr>
            </w:pPr>
            <w:r>
              <w:rPr>
                <w:b/>
                <w:bCs/>
              </w:rPr>
              <w:t xml:space="preserve">Adverse </w:t>
            </w:r>
            <w:r w:rsidRPr="00421499">
              <w:rPr>
                <w:b/>
                <w:bCs/>
              </w:rPr>
              <w:t>event</w:t>
            </w:r>
          </w:p>
        </w:tc>
        <w:tc>
          <w:tcPr>
            <w:tcW w:w="1602" w:type="dxa"/>
            <w:tcBorders>
              <w:top w:val="single" w:sz="4" w:space="0" w:color="auto"/>
              <w:bottom w:val="single" w:sz="4" w:space="0" w:color="auto"/>
            </w:tcBorders>
          </w:tcPr>
          <w:p w14:paraId="43F6E786" w14:textId="77777777" w:rsidR="001C3067" w:rsidRPr="00421499" w:rsidRDefault="001C3067" w:rsidP="00AA486D">
            <w:pPr>
              <w:pStyle w:val="STANDARD"/>
              <w:spacing w:line="276" w:lineRule="auto"/>
              <w:rPr>
                <w:b/>
                <w:bCs/>
              </w:rPr>
            </w:pPr>
            <w:r w:rsidRPr="00421499">
              <w:rPr>
                <w:b/>
                <w:bCs/>
              </w:rPr>
              <w:t>BUP-SL/MET (n=156)</w:t>
            </w:r>
          </w:p>
        </w:tc>
        <w:tc>
          <w:tcPr>
            <w:tcW w:w="1369" w:type="dxa"/>
            <w:tcBorders>
              <w:top w:val="single" w:sz="4" w:space="0" w:color="auto"/>
              <w:bottom w:val="single" w:sz="4" w:space="0" w:color="auto"/>
            </w:tcBorders>
          </w:tcPr>
          <w:p w14:paraId="721CD2D9" w14:textId="77777777" w:rsidR="001C3067" w:rsidRPr="00421499" w:rsidRDefault="001C3067" w:rsidP="00AA486D">
            <w:pPr>
              <w:pStyle w:val="STANDARD"/>
              <w:spacing w:line="276" w:lineRule="auto"/>
              <w:rPr>
                <w:b/>
                <w:bCs/>
              </w:rPr>
            </w:pPr>
            <w:r w:rsidRPr="00421499">
              <w:rPr>
                <w:b/>
                <w:bCs/>
              </w:rPr>
              <w:t>BUP-XR (n=158)</w:t>
            </w:r>
          </w:p>
        </w:tc>
      </w:tr>
      <w:tr w:rsidR="001C3067" w:rsidRPr="00421499" w14:paraId="26F40EBD" w14:textId="77777777" w:rsidTr="00AA486D">
        <w:trPr>
          <w:jc w:val="center"/>
        </w:trPr>
        <w:tc>
          <w:tcPr>
            <w:tcW w:w="5969" w:type="dxa"/>
            <w:tcBorders>
              <w:top w:val="single" w:sz="4" w:space="0" w:color="auto"/>
            </w:tcBorders>
          </w:tcPr>
          <w:p w14:paraId="47D2B71B" w14:textId="77777777" w:rsidR="001C3067" w:rsidRPr="00421499" w:rsidRDefault="001C3067" w:rsidP="00AA486D">
            <w:pPr>
              <w:pStyle w:val="STANDARD"/>
              <w:spacing w:line="276" w:lineRule="auto"/>
              <w:rPr>
                <w:b/>
              </w:rPr>
            </w:pPr>
            <w:r w:rsidRPr="00421499">
              <w:rPr>
                <w:b/>
              </w:rPr>
              <w:t>Treatment-emergent adverse events</w:t>
            </w:r>
          </w:p>
        </w:tc>
        <w:tc>
          <w:tcPr>
            <w:tcW w:w="1602" w:type="dxa"/>
            <w:tcBorders>
              <w:top w:val="single" w:sz="4" w:space="0" w:color="auto"/>
            </w:tcBorders>
          </w:tcPr>
          <w:p w14:paraId="79C76105" w14:textId="77777777" w:rsidR="001C3067" w:rsidRPr="00421499" w:rsidRDefault="001C3067" w:rsidP="00AA486D">
            <w:pPr>
              <w:pStyle w:val="STANDARD"/>
              <w:spacing w:line="276" w:lineRule="auto"/>
            </w:pPr>
          </w:p>
        </w:tc>
        <w:tc>
          <w:tcPr>
            <w:tcW w:w="1369" w:type="dxa"/>
            <w:tcBorders>
              <w:top w:val="single" w:sz="4" w:space="0" w:color="auto"/>
            </w:tcBorders>
          </w:tcPr>
          <w:p w14:paraId="70E1F154" w14:textId="77777777" w:rsidR="001C3067" w:rsidRPr="00421499" w:rsidRDefault="001C3067" w:rsidP="00AA486D">
            <w:pPr>
              <w:pStyle w:val="STANDARD"/>
              <w:spacing w:line="276" w:lineRule="auto"/>
            </w:pPr>
          </w:p>
        </w:tc>
      </w:tr>
      <w:tr w:rsidR="001C3067" w:rsidRPr="00421499" w14:paraId="7E6B008A" w14:textId="77777777" w:rsidTr="00AA486D">
        <w:trPr>
          <w:jc w:val="center"/>
        </w:trPr>
        <w:tc>
          <w:tcPr>
            <w:tcW w:w="5969" w:type="dxa"/>
            <w:tcBorders>
              <w:bottom w:val="nil"/>
            </w:tcBorders>
          </w:tcPr>
          <w:p w14:paraId="7BE63FCC" w14:textId="77777777" w:rsidR="001C3067" w:rsidRPr="00421499" w:rsidRDefault="001C3067" w:rsidP="00AA486D">
            <w:pPr>
              <w:pStyle w:val="STANDARD"/>
              <w:spacing w:line="276" w:lineRule="auto"/>
            </w:pPr>
            <w:r w:rsidRPr="00421499">
              <w:t xml:space="preserve">Number of participants with one or more </w:t>
            </w:r>
            <w:r>
              <w:t>adverse event</w:t>
            </w:r>
          </w:p>
        </w:tc>
        <w:tc>
          <w:tcPr>
            <w:tcW w:w="1602" w:type="dxa"/>
            <w:tcBorders>
              <w:bottom w:val="nil"/>
            </w:tcBorders>
          </w:tcPr>
          <w:p w14:paraId="4B2A7ED4" w14:textId="77777777" w:rsidR="001C3067" w:rsidRPr="00421499" w:rsidRDefault="001C3067" w:rsidP="00AA486D">
            <w:pPr>
              <w:pStyle w:val="STANDARD"/>
              <w:spacing w:line="276" w:lineRule="auto"/>
            </w:pPr>
            <w:r w:rsidRPr="00421499">
              <w:t>67 (42·9)</w:t>
            </w:r>
          </w:p>
        </w:tc>
        <w:tc>
          <w:tcPr>
            <w:tcW w:w="1369" w:type="dxa"/>
            <w:tcBorders>
              <w:bottom w:val="nil"/>
            </w:tcBorders>
          </w:tcPr>
          <w:p w14:paraId="38505F76" w14:textId="77777777" w:rsidR="001C3067" w:rsidRPr="00421499" w:rsidRDefault="001C3067" w:rsidP="00AA486D">
            <w:pPr>
              <w:pStyle w:val="STANDARD"/>
              <w:spacing w:line="276" w:lineRule="auto"/>
            </w:pPr>
            <w:r w:rsidRPr="00421499">
              <w:t>128 (81·0)</w:t>
            </w:r>
          </w:p>
        </w:tc>
      </w:tr>
      <w:tr w:rsidR="001C3067" w:rsidRPr="00421499" w14:paraId="4337C061" w14:textId="77777777" w:rsidTr="00AA486D">
        <w:trPr>
          <w:jc w:val="center"/>
        </w:trPr>
        <w:tc>
          <w:tcPr>
            <w:tcW w:w="5969" w:type="dxa"/>
            <w:tcBorders>
              <w:top w:val="nil"/>
              <w:bottom w:val="single" w:sz="4" w:space="0" w:color="auto"/>
            </w:tcBorders>
          </w:tcPr>
          <w:p w14:paraId="6A00A3B1" w14:textId="77777777" w:rsidR="001C3067" w:rsidRPr="00421499" w:rsidRDefault="001C3067" w:rsidP="00AA486D">
            <w:pPr>
              <w:pStyle w:val="STANDARD"/>
              <w:spacing w:line="276" w:lineRule="auto"/>
            </w:pPr>
            <w:r w:rsidRPr="00421499">
              <w:t xml:space="preserve">Total number of </w:t>
            </w:r>
            <w:r>
              <w:t>adverse events</w:t>
            </w:r>
          </w:p>
        </w:tc>
        <w:tc>
          <w:tcPr>
            <w:tcW w:w="1602" w:type="dxa"/>
            <w:tcBorders>
              <w:top w:val="nil"/>
              <w:bottom w:val="single" w:sz="4" w:space="0" w:color="auto"/>
            </w:tcBorders>
          </w:tcPr>
          <w:p w14:paraId="3594BD5B" w14:textId="77777777" w:rsidR="001C3067" w:rsidRPr="00421499" w:rsidRDefault="001C3067" w:rsidP="00AA486D">
            <w:pPr>
              <w:pStyle w:val="STANDARD"/>
              <w:spacing w:line="276" w:lineRule="auto"/>
            </w:pPr>
            <w:r w:rsidRPr="00421499">
              <w:t xml:space="preserve">133 </w:t>
            </w:r>
          </w:p>
        </w:tc>
        <w:tc>
          <w:tcPr>
            <w:tcW w:w="1369" w:type="dxa"/>
            <w:tcBorders>
              <w:top w:val="nil"/>
              <w:bottom w:val="single" w:sz="4" w:space="0" w:color="auto"/>
            </w:tcBorders>
          </w:tcPr>
          <w:p w14:paraId="26310FCC" w14:textId="77777777" w:rsidR="001C3067" w:rsidRPr="00421499" w:rsidRDefault="001C3067" w:rsidP="00AA486D">
            <w:pPr>
              <w:pStyle w:val="STANDARD"/>
              <w:spacing w:line="276" w:lineRule="auto"/>
            </w:pPr>
            <w:r w:rsidRPr="00421499">
              <w:t xml:space="preserve">450 </w:t>
            </w:r>
          </w:p>
        </w:tc>
      </w:tr>
      <w:tr w:rsidR="001C3067" w:rsidRPr="00421499" w14:paraId="0B2DD98A" w14:textId="77777777" w:rsidTr="00AA486D">
        <w:trPr>
          <w:jc w:val="center"/>
        </w:trPr>
        <w:tc>
          <w:tcPr>
            <w:tcW w:w="5969" w:type="dxa"/>
            <w:tcBorders>
              <w:top w:val="single" w:sz="4" w:space="0" w:color="auto"/>
            </w:tcBorders>
          </w:tcPr>
          <w:p w14:paraId="4CDC16B7" w14:textId="77777777" w:rsidR="001C3067" w:rsidRPr="00C520D7" w:rsidRDefault="001C3067" w:rsidP="00AA486D">
            <w:pPr>
              <w:pStyle w:val="STANDARD"/>
              <w:spacing w:line="276" w:lineRule="auto"/>
              <w:rPr>
                <w:b/>
                <w:bCs/>
              </w:rPr>
            </w:pPr>
            <w:r w:rsidRPr="00421499">
              <w:t xml:space="preserve">  </w:t>
            </w:r>
            <w:r w:rsidRPr="00C520D7">
              <w:rPr>
                <w:b/>
                <w:bCs/>
              </w:rPr>
              <w:t>Types of adverse event *</w:t>
            </w:r>
          </w:p>
        </w:tc>
        <w:tc>
          <w:tcPr>
            <w:tcW w:w="1602" w:type="dxa"/>
            <w:tcBorders>
              <w:top w:val="single" w:sz="4" w:space="0" w:color="auto"/>
            </w:tcBorders>
          </w:tcPr>
          <w:p w14:paraId="32603D47" w14:textId="77777777" w:rsidR="001C3067" w:rsidRPr="00421499" w:rsidRDefault="001C3067" w:rsidP="00AA486D">
            <w:pPr>
              <w:pStyle w:val="STANDARD"/>
              <w:spacing w:line="276" w:lineRule="auto"/>
            </w:pPr>
          </w:p>
        </w:tc>
        <w:tc>
          <w:tcPr>
            <w:tcW w:w="1369" w:type="dxa"/>
            <w:tcBorders>
              <w:top w:val="single" w:sz="4" w:space="0" w:color="auto"/>
            </w:tcBorders>
          </w:tcPr>
          <w:p w14:paraId="311B9B9E" w14:textId="77777777" w:rsidR="001C3067" w:rsidRPr="00421499" w:rsidRDefault="001C3067" w:rsidP="00AA486D">
            <w:pPr>
              <w:pStyle w:val="STANDARD"/>
              <w:spacing w:line="276" w:lineRule="auto"/>
            </w:pPr>
          </w:p>
        </w:tc>
      </w:tr>
      <w:tr w:rsidR="00B02BF6" w:rsidRPr="00421499" w14:paraId="3956FC4E" w14:textId="77777777" w:rsidTr="00AA486D">
        <w:trPr>
          <w:jc w:val="center"/>
        </w:trPr>
        <w:tc>
          <w:tcPr>
            <w:tcW w:w="5969" w:type="dxa"/>
          </w:tcPr>
          <w:p w14:paraId="33977140" w14:textId="00C3434B" w:rsidR="00B02BF6" w:rsidRPr="00421499" w:rsidRDefault="00B02BF6" w:rsidP="00AA486D">
            <w:pPr>
              <w:pStyle w:val="STANDARD"/>
              <w:spacing w:line="276" w:lineRule="auto"/>
            </w:pPr>
            <w:r>
              <w:t xml:space="preserve">     </w:t>
            </w:r>
            <w:r w:rsidRPr="00B02BF6">
              <w:t>Drug administration (pain and pruritis)</w:t>
            </w:r>
            <w:r w:rsidRPr="00B02BF6">
              <w:tab/>
            </w:r>
            <w:r w:rsidRPr="00B02BF6">
              <w:tab/>
            </w:r>
          </w:p>
        </w:tc>
        <w:tc>
          <w:tcPr>
            <w:tcW w:w="1602" w:type="dxa"/>
          </w:tcPr>
          <w:p w14:paraId="53E07B17" w14:textId="2F1E0404" w:rsidR="00B02BF6" w:rsidRPr="00421499" w:rsidRDefault="00B02BF6" w:rsidP="00AA486D">
            <w:pPr>
              <w:pStyle w:val="STANDARD"/>
              <w:spacing w:line="276" w:lineRule="auto"/>
              <w:jc w:val="both"/>
            </w:pPr>
            <w:r w:rsidRPr="00B02BF6">
              <w:t>4 (3·0)</w:t>
            </w:r>
          </w:p>
        </w:tc>
        <w:tc>
          <w:tcPr>
            <w:tcW w:w="1369" w:type="dxa"/>
          </w:tcPr>
          <w:p w14:paraId="65DF0F33" w14:textId="560D172E" w:rsidR="00B02BF6" w:rsidRPr="00421499" w:rsidRDefault="00B02BF6" w:rsidP="00AA486D">
            <w:pPr>
              <w:pStyle w:val="STANDARD"/>
              <w:spacing w:line="276" w:lineRule="auto"/>
              <w:jc w:val="both"/>
            </w:pPr>
            <w:r w:rsidRPr="00B02BF6">
              <w:t>121 (26·9)</w:t>
            </w:r>
          </w:p>
        </w:tc>
      </w:tr>
      <w:tr w:rsidR="001C3067" w:rsidRPr="00421499" w14:paraId="73BAA5AD" w14:textId="77777777" w:rsidTr="00AA486D">
        <w:trPr>
          <w:jc w:val="center"/>
        </w:trPr>
        <w:tc>
          <w:tcPr>
            <w:tcW w:w="5969" w:type="dxa"/>
          </w:tcPr>
          <w:p w14:paraId="78FF2E23" w14:textId="77777777" w:rsidR="001C3067" w:rsidRPr="00421499" w:rsidRDefault="001C3067" w:rsidP="00AA486D">
            <w:pPr>
              <w:pStyle w:val="STANDARD"/>
              <w:spacing w:line="276" w:lineRule="auto"/>
            </w:pPr>
            <w:r w:rsidRPr="00421499">
              <w:t xml:space="preserve">     Gastrointestinal disorders</w:t>
            </w:r>
          </w:p>
        </w:tc>
        <w:tc>
          <w:tcPr>
            <w:tcW w:w="1602" w:type="dxa"/>
          </w:tcPr>
          <w:p w14:paraId="7099FEF4" w14:textId="77777777" w:rsidR="001C3067" w:rsidRPr="00421499" w:rsidRDefault="001C3067" w:rsidP="00AA486D">
            <w:pPr>
              <w:pStyle w:val="STANDARD"/>
              <w:spacing w:line="276" w:lineRule="auto"/>
              <w:jc w:val="both"/>
            </w:pPr>
            <w:r w:rsidRPr="00421499">
              <w:t>13 (9·8)</w:t>
            </w:r>
          </w:p>
        </w:tc>
        <w:tc>
          <w:tcPr>
            <w:tcW w:w="1369" w:type="dxa"/>
          </w:tcPr>
          <w:p w14:paraId="5ED6DBC9" w14:textId="77777777" w:rsidR="001C3067" w:rsidRPr="00421499" w:rsidRDefault="001C3067" w:rsidP="00AA486D">
            <w:pPr>
              <w:pStyle w:val="STANDARD"/>
              <w:spacing w:line="276" w:lineRule="auto"/>
              <w:jc w:val="both"/>
            </w:pPr>
            <w:r w:rsidRPr="00421499">
              <w:t>61 (13·6)</w:t>
            </w:r>
          </w:p>
        </w:tc>
      </w:tr>
      <w:tr w:rsidR="001C3067" w:rsidRPr="00421499" w14:paraId="7FD5922A" w14:textId="77777777" w:rsidTr="00AA486D">
        <w:trPr>
          <w:jc w:val="center"/>
        </w:trPr>
        <w:tc>
          <w:tcPr>
            <w:tcW w:w="5969" w:type="dxa"/>
          </w:tcPr>
          <w:p w14:paraId="5A72E11F" w14:textId="77777777" w:rsidR="001C3067" w:rsidRPr="00421499" w:rsidRDefault="001C3067" w:rsidP="00AA486D">
            <w:pPr>
              <w:pStyle w:val="STANDARD"/>
              <w:spacing w:line="276" w:lineRule="auto"/>
            </w:pPr>
            <w:r w:rsidRPr="00421499">
              <w:t xml:space="preserve">     Nervous system disorders</w:t>
            </w:r>
          </w:p>
        </w:tc>
        <w:tc>
          <w:tcPr>
            <w:tcW w:w="1602" w:type="dxa"/>
          </w:tcPr>
          <w:p w14:paraId="04334519" w14:textId="77777777" w:rsidR="001C3067" w:rsidRPr="00421499" w:rsidRDefault="001C3067" w:rsidP="00AA486D">
            <w:pPr>
              <w:pStyle w:val="STANDARD"/>
              <w:spacing w:line="276" w:lineRule="auto"/>
              <w:jc w:val="both"/>
            </w:pPr>
            <w:r w:rsidRPr="00421499">
              <w:t>2 (1·5)</w:t>
            </w:r>
          </w:p>
        </w:tc>
        <w:tc>
          <w:tcPr>
            <w:tcW w:w="1369" w:type="dxa"/>
          </w:tcPr>
          <w:p w14:paraId="3DEE7399" w14:textId="77777777" w:rsidR="001C3067" w:rsidRPr="00421499" w:rsidRDefault="001C3067" w:rsidP="00AA486D">
            <w:pPr>
              <w:pStyle w:val="STANDARD"/>
              <w:spacing w:line="276" w:lineRule="auto"/>
              <w:jc w:val="both"/>
            </w:pPr>
            <w:r w:rsidRPr="00421499">
              <w:t>42 (9·3)</w:t>
            </w:r>
          </w:p>
        </w:tc>
      </w:tr>
      <w:tr w:rsidR="001C3067" w:rsidRPr="00421499" w14:paraId="58E51951" w14:textId="77777777" w:rsidTr="00AA486D">
        <w:trPr>
          <w:jc w:val="center"/>
        </w:trPr>
        <w:tc>
          <w:tcPr>
            <w:tcW w:w="5969" w:type="dxa"/>
          </w:tcPr>
          <w:p w14:paraId="3F555071" w14:textId="77777777" w:rsidR="001C3067" w:rsidRPr="00421499" w:rsidRDefault="001C3067" w:rsidP="00AA486D">
            <w:pPr>
              <w:pStyle w:val="STANDARD"/>
              <w:spacing w:line="276" w:lineRule="auto"/>
            </w:pPr>
            <w:r w:rsidRPr="00421499">
              <w:t xml:space="preserve">     Psychiatric disorders</w:t>
            </w:r>
          </w:p>
        </w:tc>
        <w:tc>
          <w:tcPr>
            <w:tcW w:w="1602" w:type="dxa"/>
          </w:tcPr>
          <w:p w14:paraId="46FBCA34" w14:textId="77777777" w:rsidR="001C3067" w:rsidRPr="00421499" w:rsidRDefault="001C3067" w:rsidP="00AA486D">
            <w:pPr>
              <w:pStyle w:val="STANDARD"/>
              <w:spacing w:line="276" w:lineRule="auto"/>
              <w:jc w:val="both"/>
            </w:pPr>
            <w:r w:rsidRPr="00421499">
              <w:t>2</w:t>
            </w:r>
            <w:r>
              <w:t>0</w:t>
            </w:r>
            <w:r w:rsidRPr="00421499">
              <w:t xml:space="preserve"> (1</w:t>
            </w:r>
            <w:r>
              <w:t>5</w:t>
            </w:r>
            <w:r w:rsidRPr="00421499">
              <w:t>·</w:t>
            </w:r>
            <w:r>
              <w:t>0</w:t>
            </w:r>
            <w:r w:rsidRPr="00421499">
              <w:t>)</w:t>
            </w:r>
          </w:p>
        </w:tc>
        <w:tc>
          <w:tcPr>
            <w:tcW w:w="1369" w:type="dxa"/>
          </w:tcPr>
          <w:p w14:paraId="44890DD9" w14:textId="77777777" w:rsidR="001C3067" w:rsidRPr="00421499" w:rsidRDefault="001C3067" w:rsidP="00AA486D">
            <w:pPr>
              <w:pStyle w:val="STANDARD"/>
              <w:spacing w:line="276" w:lineRule="auto"/>
              <w:jc w:val="both"/>
            </w:pPr>
            <w:r w:rsidRPr="00421499">
              <w:t>3</w:t>
            </w:r>
            <w:r>
              <w:t>2</w:t>
            </w:r>
            <w:r w:rsidRPr="00421499">
              <w:t xml:space="preserve"> (7·</w:t>
            </w:r>
            <w:r>
              <w:t>1</w:t>
            </w:r>
            <w:r w:rsidRPr="00421499">
              <w:t>)</w:t>
            </w:r>
          </w:p>
        </w:tc>
      </w:tr>
      <w:tr w:rsidR="001C3067" w:rsidRPr="00421499" w14:paraId="5D35583C" w14:textId="77777777" w:rsidTr="00AA486D">
        <w:trPr>
          <w:jc w:val="center"/>
        </w:trPr>
        <w:tc>
          <w:tcPr>
            <w:tcW w:w="5969" w:type="dxa"/>
          </w:tcPr>
          <w:p w14:paraId="6809304F" w14:textId="77777777" w:rsidR="001C3067" w:rsidRPr="00421499" w:rsidRDefault="001C3067" w:rsidP="00AA486D">
            <w:pPr>
              <w:pStyle w:val="STANDARD"/>
              <w:spacing w:line="276" w:lineRule="auto"/>
            </w:pPr>
            <w:r w:rsidRPr="00421499">
              <w:t xml:space="preserve">     Infections and infestations</w:t>
            </w:r>
          </w:p>
        </w:tc>
        <w:tc>
          <w:tcPr>
            <w:tcW w:w="1602" w:type="dxa"/>
          </w:tcPr>
          <w:p w14:paraId="438F3884" w14:textId="77777777" w:rsidR="001C3067" w:rsidRPr="00421499" w:rsidRDefault="001C3067" w:rsidP="00AA486D">
            <w:pPr>
              <w:pStyle w:val="STANDARD"/>
              <w:spacing w:line="276" w:lineRule="auto"/>
              <w:jc w:val="both"/>
            </w:pPr>
            <w:r w:rsidRPr="00421499">
              <w:t>38 (28·6)</w:t>
            </w:r>
          </w:p>
        </w:tc>
        <w:tc>
          <w:tcPr>
            <w:tcW w:w="1369" w:type="dxa"/>
          </w:tcPr>
          <w:p w14:paraId="6877F66B" w14:textId="77777777" w:rsidR="001C3067" w:rsidRPr="00421499" w:rsidRDefault="001C3067" w:rsidP="00AA486D">
            <w:pPr>
              <w:pStyle w:val="STANDARD"/>
              <w:spacing w:line="276" w:lineRule="auto"/>
              <w:jc w:val="both"/>
            </w:pPr>
            <w:r w:rsidRPr="00421499">
              <w:t>34 (7·6)</w:t>
            </w:r>
          </w:p>
        </w:tc>
      </w:tr>
      <w:tr w:rsidR="001C3067" w:rsidRPr="00421499" w14:paraId="48DF874C" w14:textId="77777777" w:rsidTr="00AA486D">
        <w:trPr>
          <w:jc w:val="center"/>
        </w:trPr>
        <w:tc>
          <w:tcPr>
            <w:tcW w:w="5969" w:type="dxa"/>
          </w:tcPr>
          <w:p w14:paraId="6286EF2E" w14:textId="77777777" w:rsidR="001C3067" w:rsidRPr="00421499" w:rsidRDefault="001C3067" w:rsidP="00AA486D">
            <w:pPr>
              <w:pStyle w:val="STANDARD"/>
              <w:spacing w:line="276" w:lineRule="auto"/>
            </w:pPr>
            <w:r w:rsidRPr="00421499">
              <w:t xml:space="preserve">     Musculoskeletal and connective tissue disorders</w:t>
            </w:r>
          </w:p>
        </w:tc>
        <w:tc>
          <w:tcPr>
            <w:tcW w:w="1602" w:type="dxa"/>
          </w:tcPr>
          <w:p w14:paraId="6D929B70" w14:textId="77777777" w:rsidR="001C3067" w:rsidRPr="00421499" w:rsidRDefault="001C3067" w:rsidP="00AA486D">
            <w:pPr>
              <w:pStyle w:val="STANDARD"/>
              <w:spacing w:line="276" w:lineRule="auto"/>
              <w:jc w:val="both"/>
            </w:pPr>
            <w:r w:rsidRPr="00421499">
              <w:t>9 (6·8)</w:t>
            </w:r>
          </w:p>
        </w:tc>
        <w:tc>
          <w:tcPr>
            <w:tcW w:w="1369" w:type="dxa"/>
          </w:tcPr>
          <w:p w14:paraId="2C620ED3" w14:textId="77777777" w:rsidR="001C3067" w:rsidRPr="00421499" w:rsidRDefault="001C3067" w:rsidP="00AA486D">
            <w:pPr>
              <w:pStyle w:val="STANDARD"/>
              <w:spacing w:line="276" w:lineRule="auto"/>
              <w:jc w:val="both"/>
            </w:pPr>
            <w:r w:rsidRPr="00421499">
              <w:t>35 (7·8)</w:t>
            </w:r>
          </w:p>
        </w:tc>
      </w:tr>
      <w:tr w:rsidR="001C3067" w:rsidRPr="00421499" w14:paraId="739B9223" w14:textId="77777777" w:rsidTr="00AA486D">
        <w:trPr>
          <w:jc w:val="center"/>
        </w:trPr>
        <w:tc>
          <w:tcPr>
            <w:tcW w:w="5969" w:type="dxa"/>
          </w:tcPr>
          <w:p w14:paraId="425655DC" w14:textId="77777777" w:rsidR="001C3067" w:rsidRPr="00421499" w:rsidRDefault="001C3067" w:rsidP="00AA486D">
            <w:pPr>
              <w:pStyle w:val="STANDARD"/>
              <w:spacing w:line="276" w:lineRule="auto"/>
            </w:pPr>
            <w:r w:rsidRPr="00421499">
              <w:t xml:space="preserve">     Injury, poisoning, and procedural complications</w:t>
            </w:r>
          </w:p>
        </w:tc>
        <w:tc>
          <w:tcPr>
            <w:tcW w:w="1602" w:type="dxa"/>
          </w:tcPr>
          <w:p w14:paraId="0528BE4E" w14:textId="77777777" w:rsidR="001C3067" w:rsidRPr="00421499" w:rsidRDefault="001C3067" w:rsidP="00AA486D">
            <w:pPr>
              <w:pStyle w:val="STANDARD"/>
              <w:spacing w:line="276" w:lineRule="auto"/>
              <w:jc w:val="both"/>
            </w:pPr>
            <w:r w:rsidRPr="00421499">
              <w:t>1</w:t>
            </w:r>
            <w:r>
              <w:t>3</w:t>
            </w:r>
            <w:r w:rsidRPr="00421499">
              <w:t xml:space="preserve"> (</w:t>
            </w:r>
            <w:r>
              <w:t>9</w:t>
            </w:r>
            <w:r w:rsidRPr="00421499">
              <w:t>·</w:t>
            </w:r>
            <w:r>
              <w:t>7</w:t>
            </w:r>
            <w:r w:rsidRPr="00421499">
              <w:t>)</w:t>
            </w:r>
          </w:p>
        </w:tc>
        <w:tc>
          <w:tcPr>
            <w:tcW w:w="1369" w:type="dxa"/>
          </w:tcPr>
          <w:p w14:paraId="07196099" w14:textId="77777777" w:rsidR="001C3067" w:rsidRPr="00421499" w:rsidRDefault="001C3067" w:rsidP="00AA486D">
            <w:pPr>
              <w:pStyle w:val="STANDARD"/>
              <w:spacing w:line="276" w:lineRule="auto"/>
              <w:jc w:val="both"/>
            </w:pPr>
            <w:r w:rsidRPr="00421499">
              <w:t>2</w:t>
            </w:r>
            <w:r>
              <w:t>2</w:t>
            </w:r>
            <w:r w:rsidRPr="00421499">
              <w:t xml:space="preserve"> (</w:t>
            </w:r>
            <w:r>
              <w:t>4</w:t>
            </w:r>
            <w:r w:rsidRPr="00421499">
              <w:t>·</w:t>
            </w:r>
            <w:r>
              <w:t>9</w:t>
            </w:r>
            <w:r w:rsidRPr="00421499">
              <w:t>)</w:t>
            </w:r>
          </w:p>
        </w:tc>
      </w:tr>
      <w:tr w:rsidR="001C3067" w:rsidRPr="00421499" w14:paraId="686258DB" w14:textId="77777777" w:rsidTr="00AA486D">
        <w:trPr>
          <w:jc w:val="center"/>
        </w:trPr>
        <w:tc>
          <w:tcPr>
            <w:tcW w:w="5969" w:type="dxa"/>
          </w:tcPr>
          <w:p w14:paraId="324250A3" w14:textId="77777777" w:rsidR="001C3067" w:rsidRPr="00421499" w:rsidRDefault="001C3067" w:rsidP="00AA486D">
            <w:pPr>
              <w:pStyle w:val="STANDARD"/>
              <w:spacing w:line="276" w:lineRule="auto"/>
            </w:pPr>
            <w:r w:rsidRPr="00421499">
              <w:t xml:space="preserve">     Skin and subcutaneous tissue disorders</w:t>
            </w:r>
          </w:p>
        </w:tc>
        <w:tc>
          <w:tcPr>
            <w:tcW w:w="1602" w:type="dxa"/>
          </w:tcPr>
          <w:p w14:paraId="351C43E0" w14:textId="77777777" w:rsidR="001C3067" w:rsidRPr="00421499" w:rsidRDefault="001C3067" w:rsidP="00AA486D">
            <w:pPr>
              <w:pStyle w:val="STANDARD"/>
              <w:spacing w:line="276" w:lineRule="auto"/>
              <w:jc w:val="both"/>
            </w:pPr>
            <w:r w:rsidRPr="00421499">
              <w:t>5 (3·8)</w:t>
            </w:r>
          </w:p>
        </w:tc>
        <w:tc>
          <w:tcPr>
            <w:tcW w:w="1369" w:type="dxa"/>
          </w:tcPr>
          <w:p w14:paraId="1864A6DE" w14:textId="77777777" w:rsidR="001C3067" w:rsidRPr="00421499" w:rsidRDefault="001C3067" w:rsidP="00AA486D">
            <w:pPr>
              <w:pStyle w:val="STANDARD"/>
              <w:spacing w:line="276" w:lineRule="auto"/>
              <w:jc w:val="both"/>
            </w:pPr>
            <w:r w:rsidRPr="00421499">
              <w:t>24 (5·3)</w:t>
            </w:r>
          </w:p>
        </w:tc>
      </w:tr>
      <w:tr w:rsidR="001C3067" w:rsidRPr="00421499" w14:paraId="2FD8C139" w14:textId="77777777" w:rsidTr="00AA486D">
        <w:trPr>
          <w:jc w:val="center"/>
        </w:trPr>
        <w:tc>
          <w:tcPr>
            <w:tcW w:w="5969" w:type="dxa"/>
          </w:tcPr>
          <w:p w14:paraId="1FF7AAF8" w14:textId="77777777" w:rsidR="001C3067" w:rsidRPr="00421499" w:rsidRDefault="001C3067" w:rsidP="00AA486D">
            <w:pPr>
              <w:pStyle w:val="STANDARD"/>
              <w:spacing w:line="276" w:lineRule="auto"/>
            </w:pPr>
            <w:r w:rsidRPr="00421499">
              <w:t xml:space="preserve">     Neoplasms benign, malignant and unspecified</w:t>
            </w:r>
          </w:p>
        </w:tc>
        <w:tc>
          <w:tcPr>
            <w:tcW w:w="1602" w:type="dxa"/>
          </w:tcPr>
          <w:p w14:paraId="7B66A4A9" w14:textId="77777777" w:rsidR="001C3067" w:rsidRPr="00421499" w:rsidRDefault="001C3067" w:rsidP="00AA486D">
            <w:pPr>
              <w:pStyle w:val="STANDARD"/>
              <w:spacing w:line="276" w:lineRule="auto"/>
              <w:jc w:val="both"/>
            </w:pPr>
            <w:r w:rsidRPr="00421499">
              <w:t>1 (0·8)</w:t>
            </w:r>
          </w:p>
        </w:tc>
        <w:tc>
          <w:tcPr>
            <w:tcW w:w="1369" w:type="dxa"/>
          </w:tcPr>
          <w:p w14:paraId="2BC7ECEB" w14:textId="77777777" w:rsidR="001C3067" w:rsidRPr="00421499" w:rsidRDefault="001C3067" w:rsidP="00AA486D">
            <w:pPr>
              <w:pStyle w:val="STANDARD"/>
              <w:spacing w:line="276" w:lineRule="auto"/>
              <w:jc w:val="both"/>
            </w:pPr>
            <w:r w:rsidRPr="00421499">
              <w:t>1 (0·2)</w:t>
            </w:r>
          </w:p>
        </w:tc>
      </w:tr>
      <w:tr w:rsidR="001C3067" w:rsidRPr="00421499" w14:paraId="181DF6BF" w14:textId="77777777" w:rsidTr="00AA486D">
        <w:trPr>
          <w:jc w:val="center"/>
        </w:trPr>
        <w:tc>
          <w:tcPr>
            <w:tcW w:w="5969" w:type="dxa"/>
          </w:tcPr>
          <w:p w14:paraId="297976FC" w14:textId="77777777" w:rsidR="001C3067" w:rsidRPr="00421499" w:rsidRDefault="001C3067" w:rsidP="00AA486D">
            <w:pPr>
              <w:pStyle w:val="STANDARD"/>
              <w:spacing w:line="276" w:lineRule="auto"/>
            </w:pPr>
            <w:r w:rsidRPr="00421499">
              <w:t xml:space="preserve">     Blood and lymphatic system disorders</w:t>
            </w:r>
          </w:p>
        </w:tc>
        <w:tc>
          <w:tcPr>
            <w:tcW w:w="1602" w:type="dxa"/>
          </w:tcPr>
          <w:p w14:paraId="33D65BC4" w14:textId="77777777" w:rsidR="001C3067" w:rsidRPr="00421499" w:rsidRDefault="001C3067" w:rsidP="00AA486D">
            <w:pPr>
              <w:pStyle w:val="STANDARD"/>
              <w:spacing w:line="276" w:lineRule="auto"/>
              <w:jc w:val="both"/>
            </w:pPr>
            <w:r w:rsidRPr="00421499">
              <w:t>3 (2·3)</w:t>
            </w:r>
          </w:p>
        </w:tc>
        <w:tc>
          <w:tcPr>
            <w:tcW w:w="1369" w:type="dxa"/>
          </w:tcPr>
          <w:p w14:paraId="418B4D36" w14:textId="77777777" w:rsidR="001C3067" w:rsidRPr="00421499" w:rsidRDefault="001C3067" w:rsidP="00AA486D">
            <w:pPr>
              <w:pStyle w:val="STANDARD"/>
              <w:spacing w:line="276" w:lineRule="auto"/>
              <w:jc w:val="both"/>
            </w:pPr>
            <w:r w:rsidRPr="00421499">
              <w:t>2 (0·4)</w:t>
            </w:r>
          </w:p>
        </w:tc>
      </w:tr>
      <w:tr w:rsidR="001C3067" w:rsidRPr="00421499" w14:paraId="1A3FC3BC" w14:textId="77777777" w:rsidTr="00AA486D">
        <w:trPr>
          <w:jc w:val="center"/>
        </w:trPr>
        <w:tc>
          <w:tcPr>
            <w:tcW w:w="5969" w:type="dxa"/>
          </w:tcPr>
          <w:p w14:paraId="508FC6F7" w14:textId="77777777" w:rsidR="001C3067" w:rsidRPr="00421499" w:rsidRDefault="001C3067" w:rsidP="00AA486D">
            <w:pPr>
              <w:pStyle w:val="STANDARD"/>
              <w:spacing w:line="276" w:lineRule="auto"/>
            </w:pPr>
            <w:r w:rsidRPr="00421499">
              <w:t xml:space="preserve">     Immune system disorders</w:t>
            </w:r>
          </w:p>
        </w:tc>
        <w:tc>
          <w:tcPr>
            <w:tcW w:w="1602" w:type="dxa"/>
          </w:tcPr>
          <w:p w14:paraId="36D0D9CF" w14:textId="77777777" w:rsidR="001C3067" w:rsidRPr="00421499" w:rsidRDefault="001C3067" w:rsidP="00AA486D">
            <w:pPr>
              <w:pStyle w:val="STANDARD"/>
              <w:spacing w:line="276" w:lineRule="auto"/>
              <w:jc w:val="both"/>
            </w:pPr>
            <w:r w:rsidRPr="00421499">
              <w:t>0 (-)</w:t>
            </w:r>
          </w:p>
        </w:tc>
        <w:tc>
          <w:tcPr>
            <w:tcW w:w="1369" w:type="dxa"/>
          </w:tcPr>
          <w:p w14:paraId="05409925" w14:textId="77777777" w:rsidR="001C3067" w:rsidRPr="00421499" w:rsidRDefault="001C3067" w:rsidP="00AA486D">
            <w:pPr>
              <w:pStyle w:val="STANDARD"/>
              <w:spacing w:line="276" w:lineRule="auto"/>
              <w:jc w:val="both"/>
            </w:pPr>
            <w:r w:rsidRPr="00421499">
              <w:t>1 (0·2)</w:t>
            </w:r>
          </w:p>
        </w:tc>
      </w:tr>
      <w:tr w:rsidR="001C3067" w:rsidRPr="00421499" w14:paraId="1FDE26DA" w14:textId="77777777" w:rsidTr="00AA486D">
        <w:trPr>
          <w:jc w:val="center"/>
        </w:trPr>
        <w:tc>
          <w:tcPr>
            <w:tcW w:w="5969" w:type="dxa"/>
          </w:tcPr>
          <w:p w14:paraId="1B44CBFB" w14:textId="77777777" w:rsidR="001C3067" w:rsidRPr="00421499" w:rsidRDefault="001C3067" w:rsidP="00AA486D">
            <w:pPr>
              <w:pStyle w:val="STANDARD"/>
              <w:spacing w:line="276" w:lineRule="auto"/>
            </w:pPr>
            <w:r w:rsidRPr="00421499">
              <w:t xml:space="preserve">     Endocrine disorders</w:t>
            </w:r>
          </w:p>
        </w:tc>
        <w:tc>
          <w:tcPr>
            <w:tcW w:w="1602" w:type="dxa"/>
          </w:tcPr>
          <w:p w14:paraId="39521701" w14:textId="77777777" w:rsidR="001C3067" w:rsidRPr="00421499" w:rsidRDefault="001C3067" w:rsidP="00AA486D">
            <w:pPr>
              <w:pStyle w:val="STANDARD"/>
              <w:spacing w:line="276" w:lineRule="auto"/>
              <w:jc w:val="both"/>
            </w:pPr>
            <w:r w:rsidRPr="00421499">
              <w:t>0 (-)</w:t>
            </w:r>
          </w:p>
        </w:tc>
        <w:tc>
          <w:tcPr>
            <w:tcW w:w="1369" w:type="dxa"/>
          </w:tcPr>
          <w:p w14:paraId="1D494B65" w14:textId="77777777" w:rsidR="001C3067" w:rsidRPr="00421499" w:rsidRDefault="001C3067" w:rsidP="00AA486D">
            <w:pPr>
              <w:pStyle w:val="STANDARD"/>
              <w:spacing w:line="276" w:lineRule="auto"/>
              <w:jc w:val="both"/>
            </w:pPr>
            <w:r w:rsidRPr="00421499">
              <w:t>5 (1·1)</w:t>
            </w:r>
          </w:p>
        </w:tc>
      </w:tr>
      <w:tr w:rsidR="001C3067" w:rsidRPr="00421499" w14:paraId="5E4E6EE2" w14:textId="77777777" w:rsidTr="00AA486D">
        <w:trPr>
          <w:jc w:val="center"/>
        </w:trPr>
        <w:tc>
          <w:tcPr>
            <w:tcW w:w="5969" w:type="dxa"/>
          </w:tcPr>
          <w:p w14:paraId="288545C6" w14:textId="77777777" w:rsidR="001C3067" w:rsidRPr="00421499" w:rsidRDefault="001C3067" w:rsidP="00AA486D">
            <w:pPr>
              <w:pStyle w:val="STANDARD"/>
              <w:spacing w:line="276" w:lineRule="auto"/>
            </w:pPr>
            <w:r w:rsidRPr="00421499">
              <w:t xml:space="preserve">     Metabolism and nutrition disorders</w:t>
            </w:r>
          </w:p>
        </w:tc>
        <w:tc>
          <w:tcPr>
            <w:tcW w:w="1602" w:type="dxa"/>
          </w:tcPr>
          <w:p w14:paraId="1BD288D6" w14:textId="77777777" w:rsidR="001C3067" w:rsidRPr="00421499" w:rsidRDefault="001C3067" w:rsidP="00AA486D">
            <w:pPr>
              <w:pStyle w:val="STANDARD"/>
              <w:spacing w:line="276" w:lineRule="auto"/>
              <w:jc w:val="both"/>
            </w:pPr>
            <w:r w:rsidRPr="00421499">
              <w:t>0 (-)</w:t>
            </w:r>
          </w:p>
        </w:tc>
        <w:tc>
          <w:tcPr>
            <w:tcW w:w="1369" w:type="dxa"/>
          </w:tcPr>
          <w:p w14:paraId="76D82D4A" w14:textId="77777777" w:rsidR="001C3067" w:rsidRPr="00421499" w:rsidRDefault="001C3067" w:rsidP="00AA486D">
            <w:pPr>
              <w:pStyle w:val="STANDARD"/>
              <w:spacing w:line="276" w:lineRule="auto"/>
              <w:jc w:val="both"/>
            </w:pPr>
            <w:r w:rsidRPr="00421499">
              <w:t>2 (0·4)</w:t>
            </w:r>
          </w:p>
        </w:tc>
      </w:tr>
      <w:tr w:rsidR="001C3067" w:rsidRPr="00421499" w14:paraId="64759BF5" w14:textId="77777777" w:rsidTr="00AA486D">
        <w:trPr>
          <w:jc w:val="center"/>
        </w:trPr>
        <w:tc>
          <w:tcPr>
            <w:tcW w:w="5969" w:type="dxa"/>
          </w:tcPr>
          <w:p w14:paraId="0200CFD0" w14:textId="77777777" w:rsidR="001C3067" w:rsidRPr="00421499" w:rsidRDefault="001C3067" w:rsidP="00AA486D">
            <w:pPr>
              <w:pStyle w:val="STANDARD"/>
              <w:spacing w:line="276" w:lineRule="auto"/>
            </w:pPr>
            <w:r w:rsidRPr="00421499">
              <w:t xml:space="preserve">     Eye disorders</w:t>
            </w:r>
          </w:p>
        </w:tc>
        <w:tc>
          <w:tcPr>
            <w:tcW w:w="1602" w:type="dxa"/>
          </w:tcPr>
          <w:p w14:paraId="74310DC4" w14:textId="77777777" w:rsidR="001C3067" w:rsidRPr="00421499" w:rsidRDefault="001C3067" w:rsidP="00AA486D">
            <w:pPr>
              <w:pStyle w:val="STANDARD"/>
              <w:spacing w:line="276" w:lineRule="auto"/>
              <w:jc w:val="both"/>
            </w:pPr>
            <w:r w:rsidRPr="00421499">
              <w:t>0 (-)</w:t>
            </w:r>
          </w:p>
        </w:tc>
        <w:tc>
          <w:tcPr>
            <w:tcW w:w="1369" w:type="dxa"/>
          </w:tcPr>
          <w:p w14:paraId="18EA02AE" w14:textId="77777777" w:rsidR="001C3067" w:rsidRPr="00421499" w:rsidRDefault="001C3067" w:rsidP="00AA486D">
            <w:pPr>
              <w:pStyle w:val="STANDARD"/>
              <w:spacing w:line="276" w:lineRule="auto"/>
              <w:jc w:val="both"/>
            </w:pPr>
            <w:r w:rsidRPr="00421499">
              <w:t>4 (0·9)</w:t>
            </w:r>
          </w:p>
        </w:tc>
      </w:tr>
      <w:tr w:rsidR="001C3067" w:rsidRPr="00421499" w14:paraId="45BB68B3" w14:textId="77777777" w:rsidTr="00AA486D">
        <w:trPr>
          <w:jc w:val="center"/>
        </w:trPr>
        <w:tc>
          <w:tcPr>
            <w:tcW w:w="5969" w:type="dxa"/>
          </w:tcPr>
          <w:p w14:paraId="0EED028A" w14:textId="77777777" w:rsidR="001C3067" w:rsidRPr="00421499" w:rsidRDefault="001C3067" w:rsidP="00AA486D">
            <w:pPr>
              <w:pStyle w:val="STANDARD"/>
              <w:spacing w:line="276" w:lineRule="auto"/>
            </w:pPr>
            <w:r w:rsidRPr="00421499">
              <w:t xml:space="preserve">     Ear and labyrinth disorders</w:t>
            </w:r>
          </w:p>
        </w:tc>
        <w:tc>
          <w:tcPr>
            <w:tcW w:w="1602" w:type="dxa"/>
          </w:tcPr>
          <w:p w14:paraId="35871744" w14:textId="77777777" w:rsidR="001C3067" w:rsidRPr="00421499" w:rsidRDefault="001C3067" w:rsidP="00AA486D">
            <w:pPr>
              <w:pStyle w:val="STANDARD"/>
              <w:spacing w:line="276" w:lineRule="auto"/>
              <w:jc w:val="both"/>
            </w:pPr>
            <w:r w:rsidRPr="00421499">
              <w:t>0 (-)</w:t>
            </w:r>
          </w:p>
        </w:tc>
        <w:tc>
          <w:tcPr>
            <w:tcW w:w="1369" w:type="dxa"/>
          </w:tcPr>
          <w:p w14:paraId="1A9448D9" w14:textId="77777777" w:rsidR="001C3067" w:rsidRPr="00421499" w:rsidRDefault="001C3067" w:rsidP="00AA486D">
            <w:pPr>
              <w:pStyle w:val="STANDARD"/>
              <w:spacing w:line="276" w:lineRule="auto"/>
              <w:jc w:val="both"/>
            </w:pPr>
            <w:r w:rsidRPr="00421499">
              <w:t>4 (0·9)</w:t>
            </w:r>
          </w:p>
        </w:tc>
      </w:tr>
      <w:tr w:rsidR="001C3067" w:rsidRPr="00421499" w14:paraId="71CBF185" w14:textId="77777777" w:rsidTr="00AA486D">
        <w:trPr>
          <w:jc w:val="center"/>
        </w:trPr>
        <w:tc>
          <w:tcPr>
            <w:tcW w:w="5969" w:type="dxa"/>
          </w:tcPr>
          <w:p w14:paraId="41AC79E3" w14:textId="77777777" w:rsidR="001C3067" w:rsidRPr="00421499" w:rsidRDefault="001C3067" w:rsidP="00AA486D">
            <w:pPr>
              <w:pStyle w:val="STANDARD"/>
              <w:spacing w:line="276" w:lineRule="auto"/>
            </w:pPr>
            <w:r w:rsidRPr="00421499">
              <w:t xml:space="preserve">     Cardiac disorders</w:t>
            </w:r>
          </w:p>
        </w:tc>
        <w:tc>
          <w:tcPr>
            <w:tcW w:w="1602" w:type="dxa"/>
          </w:tcPr>
          <w:p w14:paraId="10CCD1A9" w14:textId="77777777" w:rsidR="001C3067" w:rsidRPr="00421499" w:rsidRDefault="001C3067" w:rsidP="00AA486D">
            <w:pPr>
              <w:pStyle w:val="STANDARD"/>
              <w:spacing w:line="276" w:lineRule="auto"/>
              <w:jc w:val="both"/>
            </w:pPr>
            <w:r w:rsidRPr="00421499">
              <w:t>1 (0·8)</w:t>
            </w:r>
          </w:p>
        </w:tc>
        <w:tc>
          <w:tcPr>
            <w:tcW w:w="1369" w:type="dxa"/>
          </w:tcPr>
          <w:p w14:paraId="1C93EBDB" w14:textId="77777777" w:rsidR="001C3067" w:rsidRPr="00421499" w:rsidRDefault="001C3067" w:rsidP="00AA486D">
            <w:pPr>
              <w:pStyle w:val="STANDARD"/>
              <w:spacing w:line="276" w:lineRule="auto"/>
              <w:jc w:val="both"/>
            </w:pPr>
            <w:r w:rsidRPr="00421499">
              <w:t>1 (0·2)</w:t>
            </w:r>
          </w:p>
        </w:tc>
      </w:tr>
      <w:tr w:rsidR="001C3067" w:rsidRPr="00421499" w14:paraId="73CD5B3E" w14:textId="77777777" w:rsidTr="00AA486D">
        <w:trPr>
          <w:jc w:val="center"/>
        </w:trPr>
        <w:tc>
          <w:tcPr>
            <w:tcW w:w="5969" w:type="dxa"/>
          </w:tcPr>
          <w:p w14:paraId="37FD67AA" w14:textId="77777777" w:rsidR="001C3067" w:rsidRPr="00421499" w:rsidRDefault="001C3067" w:rsidP="00AA486D">
            <w:pPr>
              <w:pStyle w:val="STANDARD"/>
              <w:spacing w:line="276" w:lineRule="auto"/>
            </w:pPr>
            <w:r w:rsidRPr="00421499">
              <w:t xml:space="preserve">     Vascular disorders</w:t>
            </w:r>
          </w:p>
        </w:tc>
        <w:tc>
          <w:tcPr>
            <w:tcW w:w="1602" w:type="dxa"/>
          </w:tcPr>
          <w:p w14:paraId="0F7EB16A" w14:textId="77777777" w:rsidR="001C3067" w:rsidRPr="00421499" w:rsidRDefault="001C3067" w:rsidP="00AA486D">
            <w:pPr>
              <w:pStyle w:val="STANDARD"/>
              <w:spacing w:line="276" w:lineRule="auto"/>
              <w:jc w:val="both"/>
            </w:pPr>
            <w:r w:rsidRPr="00421499">
              <w:t>1 (0·8)</w:t>
            </w:r>
          </w:p>
        </w:tc>
        <w:tc>
          <w:tcPr>
            <w:tcW w:w="1369" w:type="dxa"/>
          </w:tcPr>
          <w:p w14:paraId="0A68DC05" w14:textId="77777777" w:rsidR="001C3067" w:rsidRPr="00421499" w:rsidRDefault="001C3067" w:rsidP="00AA486D">
            <w:pPr>
              <w:pStyle w:val="STANDARD"/>
              <w:spacing w:line="276" w:lineRule="auto"/>
              <w:jc w:val="both"/>
            </w:pPr>
            <w:r w:rsidRPr="00421499">
              <w:t>0 (-)</w:t>
            </w:r>
          </w:p>
        </w:tc>
      </w:tr>
      <w:tr w:rsidR="001C3067" w:rsidRPr="00421499" w14:paraId="7D48DA00" w14:textId="77777777" w:rsidTr="00AA486D">
        <w:trPr>
          <w:jc w:val="center"/>
        </w:trPr>
        <w:tc>
          <w:tcPr>
            <w:tcW w:w="5969" w:type="dxa"/>
          </w:tcPr>
          <w:p w14:paraId="283258E7" w14:textId="77777777" w:rsidR="001C3067" w:rsidRPr="00421499" w:rsidRDefault="001C3067" w:rsidP="00AA486D">
            <w:pPr>
              <w:pStyle w:val="STANDARD"/>
              <w:spacing w:line="276" w:lineRule="auto"/>
            </w:pPr>
            <w:r w:rsidRPr="00421499">
              <w:t xml:space="preserve">     Respiratory, thoracic and mediastinal</w:t>
            </w:r>
          </w:p>
        </w:tc>
        <w:tc>
          <w:tcPr>
            <w:tcW w:w="1602" w:type="dxa"/>
          </w:tcPr>
          <w:p w14:paraId="2E8967AB" w14:textId="77777777" w:rsidR="001C3067" w:rsidRPr="00421499" w:rsidRDefault="001C3067" w:rsidP="00AA486D">
            <w:pPr>
              <w:pStyle w:val="STANDARD"/>
              <w:spacing w:line="276" w:lineRule="auto"/>
              <w:jc w:val="both"/>
            </w:pPr>
            <w:r w:rsidRPr="00421499">
              <w:t>6 (4·5)</w:t>
            </w:r>
          </w:p>
        </w:tc>
        <w:tc>
          <w:tcPr>
            <w:tcW w:w="1369" w:type="dxa"/>
          </w:tcPr>
          <w:p w14:paraId="685AC51D" w14:textId="77777777" w:rsidR="001C3067" w:rsidRPr="00421499" w:rsidRDefault="001C3067" w:rsidP="00AA486D">
            <w:pPr>
              <w:pStyle w:val="STANDARD"/>
              <w:spacing w:line="276" w:lineRule="auto"/>
              <w:jc w:val="both"/>
            </w:pPr>
            <w:r w:rsidRPr="00421499">
              <w:t>16 (3·6)</w:t>
            </w:r>
          </w:p>
        </w:tc>
      </w:tr>
      <w:tr w:rsidR="001C3067" w:rsidRPr="00421499" w14:paraId="1D186162" w14:textId="77777777" w:rsidTr="00AA486D">
        <w:trPr>
          <w:jc w:val="center"/>
        </w:trPr>
        <w:tc>
          <w:tcPr>
            <w:tcW w:w="5969" w:type="dxa"/>
          </w:tcPr>
          <w:p w14:paraId="6EE0247D" w14:textId="77777777" w:rsidR="001C3067" w:rsidRPr="00421499" w:rsidRDefault="001C3067" w:rsidP="00AA486D">
            <w:pPr>
              <w:pStyle w:val="STANDARD"/>
              <w:spacing w:line="276" w:lineRule="auto"/>
            </w:pPr>
            <w:r w:rsidRPr="00421499">
              <w:t xml:space="preserve">     Hepatobiliary disorders</w:t>
            </w:r>
          </w:p>
        </w:tc>
        <w:tc>
          <w:tcPr>
            <w:tcW w:w="1602" w:type="dxa"/>
          </w:tcPr>
          <w:p w14:paraId="27E4BE3B" w14:textId="77777777" w:rsidR="001C3067" w:rsidRPr="00421499" w:rsidRDefault="001C3067" w:rsidP="00AA486D">
            <w:pPr>
              <w:pStyle w:val="STANDARD"/>
              <w:spacing w:line="276" w:lineRule="auto"/>
              <w:jc w:val="both"/>
            </w:pPr>
            <w:r w:rsidRPr="00421499">
              <w:t>3 (2·3)</w:t>
            </w:r>
          </w:p>
        </w:tc>
        <w:tc>
          <w:tcPr>
            <w:tcW w:w="1369" w:type="dxa"/>
          </w:tcPr>
          <w:p w14:paraId="0D62A9CA" w14:textId="77777777" w:rsidR="001C3067" w:rsidRPr="00421499" w:rsidRDefault="001C3067" w:rsidP="00AA486D">
            <w:pPr>
              <w:pStyle w:val="STANDARD"/>
              <w:spacing w:line="276" w:lineRule="auto"/>
              <w:jc w:val="both"/>
            </w:pPr>
            <w:r w:rsidRPr="00421499">
              <w:t>14 (3·1)</w:t>
            </w:r>
          </w:p>
        </w:tc>
      </w:tr>
      <w:tr w:rsidR="001C3067" w:rsidRPr="00421499" w14:paraId="3003FDA7" w14:textId="77777777" w:rsidTr="00AA486D">
        <w:trPr>
          <w:jc w:val="center"/>
        </w:trPr>
        <w:tc>
          <w:tcPr>
            <w:tcW w:w="5969" w:type="dxa"/>
          </w:tcPr>
          <w:p w14:paraId="4B5CAC84" w14:textId="77777777" w:rsidR="001C3067" w:rsidRPr="00421499" w:rsidRDefault="001C3067" w:rsidP="00AA486D">
            <w:pPr>
              <w:pStyle w:val="STANDARD"/>
              <w:spacing w:line="276" w:lineRule="auto"/>
            </w:pPr>
            <w:r w:rsidRPr="00421499">
              <w:t xml:space="preserve">     Renal and urinary disorders</w:t>
            </w:r>
          </w:p>
        </w:tc>
        <w:tc>
          <w:tcPr>
            <w:tcW w:w="1602" w:type="dxa"/>
          </w:tcPr>
          <w:p w14:paraId="3D531B78" w14:textId="77777777" w:rsidR="001C3067" w:rsidRPr="00421499" w:rsidRDefault="001C3067" w:rsidP="00AA486D">
            <w:pPr>
              <w:pStyle w:val="STANDARD"/>
              <w:spacing w:line="276" w:lineRule="auto"/>
              <w:jc w:val="both"/>
            </w:pPr>
            <w:r w:rsidRPr="00421499">
              <w:t>1 (0·8)</w:t>
            </w:r>
          </w:p>
        </w:tc>
        <w:tc>
          <w:tcPr>
            <w:tcW w:w="1369" w:type="dxa"/>
          </w:tcPr>
          <w:p w14:paraId="3851AA6E" w14:textId="77777777" w:rsidR="001C3067" w:rsidRPr="00421499" w:rsidRDefault="001C3067" w:rsidP="00AA486D">
            <w:pPr>
              <w:pStyle w:val="STANDARD"/>
              <w:spacing w:line="276" w:lineRule="auto"/>
              <w:jc w:val="both"/>
            </w:pPr>
            <w:r w:rsidRPr="00421499">
              <w:t>9 (2·0)</w:t>
            </w:r>
          </w:p>
        </w:tc>
      </w:tr>
      <w:tr w:rsidR="001C3067" w:rsidRPr="00421499" w14:paraId="08199C5C" w14:textId="77777777" w:rsidTr="00AA486D">
        <w:trPr>
          <w:jc w:val="center"/>
        </w:trPr>
        <w:tc>
          <w:tcPr>
            <w:tcW w:w="5969" w:type="dxa"/>
          </w:tcPr>
          <w:p w14:paraId="2426B248" w14:textId="77777777" w:rsidR="001C3067" w:rsidRPr="00421499" w:rsidRDefault="001C3067" w:rsidP="00AA486D">
            <w:pPr>
              <w:pStyle w:val="STANDARD"/>
              <w:spacing w:line="276" w:lineRule="auto"/>
            </w:pPr>
            <w:r w:rsidRPr="00421499">
              <w:t xml:space="preserve">     Reproductive system and breast disorders</w:t>
            </w:r>
          </w:p>
        </w:tc>
        <w:tc>
          <w:tcPr>
            <w:tcW w:w="1602" w:type="dxa"/>
          </w:tcPr>
          <w:p w14:paraId="7B9239FC" w14:textId="77777777" w:rsidR="001C3067" w:rsidRPr="00421499" w:rsidRDefault="001C3067" w:rsidP="00AA486D">
            <w:pPr>
              <w:pStyle w:val="STANDARD"/>
              <w:spacing w:line="276" w:lineRule="auto"/>
              <w:jc w:val="both"/>
            </w:pPr>
            <w:r w:rsidRPr="00421499">
              <w:t>0 (-)</w:t>
            </w:r>
          </w:p>
        </w:tc>
        <w:tc>
          <w:tcPr>
            <w:tcW w:w="1369" w:type="dxa"/>
          </w:tcPr>
          <w:p w14:paraId="33C783D7" w14:textId="77777777" w:rsidR="001C3067" w:rsidRPr="00421499" w:rsidRDefault="001C3067" w:rsidP="00AA486D">
            <w:pPr>
              <w:pStyle w:val="STANDARD"/>
              <w:spacing w:line="276" w:lineRule="auto"/>
              <w:jc w:val="both"/>
            </w:pPr>
            <w:r w:rsidRPr="00421499">
              <w:t>2 (0·4)</w:t>
            </w:r>
          </w:p>
        </w:tc>
      </w:tr>
      <w:tr w:rsidR="001C3067" w:rsidRPr="00421499" w14:paraId="7DF34446" w14:textId="77777777" w:rsidTr="00AA486D">
        <w:trPr>
          <w:jc w:val="center"/>
        </w:trPr>
        <w:tc>
          <w:tcPr>
            <w:tcW w:w="5969" w:type="dxa"/>
          </w:tcPr>
          <w:p w14:paraId="59903350" w14:textId="77777777" w:rsidR="001C3067" w:rsidRPr="00421499" w:rsidRDefault="001C3067" w:rsidP="00AA486D">
            <w:pPr>
              <w:pStyle w:val="STANDARD"/>
              <w:spacing w:line="276" w:lineRule="auto"/>
            </w:pPr>
            <w:r w:rsidRPr="00421499">
              <w:t xml:space="preserve">     Surgical and medical procedures</w:t>
            </w:r>
          </w:p>
        </w:tc>
        <w:tc>
          <w:tcPr>
            <w:tcW w:w="1602" w:type="dxa"/>
          </w:tcPr>
          <w:p w14:paraId="0C0D5F41" w14:textId="77777777" w:rsidR="001C3067" w:rsidRPr="00421499" w:rsidRDefault="001C3067" w:rsidP="00AA486D">
            <w:pPr>
              <w:pStyle w:val="STANDARD"/>
              <w:spacing w:line="276" w:lineRule="auto"/>
              <w:jc w:val="both"/>
            </w:pPr>
            <w:r w:rsidRPr="00421499">
              <w:t>4 (3·0)</w:t>
            </w:r>
          </w:p>
        </w:tc>
        <w:tc>
          <w:tcPr>
            <w:tcW w:w="1369" w:type="dxa"/>
          </w:tcPr>
          <w:p w14:paraId="780BF642" w14:textId="77777777" w:rsidR="001C3067" w:rsidRPr="00421499" w:rsidRDefault="001C3067" w:rsidP="00AA486D">
            <w:pPr>
              <w:pStyle w:val="STANDARD"/>
              <w:spacing w:line="276" w:lineRule="auto"/>
              <w:jc w:val="both"/>
            </w:pPr>
            <w:r w:rsidRPr="00421499">
              <w:t>5 (1·1)</w:t>
            </w:r>
          </w:p>
        </w:tc>
      </w:tr>
      <w:tr w:rsidR="001C3067" w:rsidRPr="00421499" w14:paraId="2B7B008D" w14:textId="77777777" w:rsidTr="00AA486D">
        <w:trPr>
          <w:jc w:val="center"/>
        </w:trPr>
        <w:tc>
          <w:tcPr>
            <w:tcW w:w="5969" w:type="dxa"/>
          </w:tcPr>
          <w:p w14:paraId="788F2CD5" w14:textId="77777777" w:rsidR="001C3067" w:rsidRPr="00421499" w:rsidRDefault="001C3067" w:rsidP="00AA486D">
            <w:pPr>
              <w:pStyle w:val="STANDARD"/>
              <w:spacing w:line="276" w:lineRule="auto"/>
            </w:pPr>
            <w:r w:rsidRPr="00421499">
              <w:t xml:space="preserve">     Social circumstances</w:t>
            </w:r>
          </w:p>
        </w:tc>
        <w:tc>
          <w:tcPr>
            <w:tcW w:w="1602" w:type="dxa"/>
          </w:tcPr>
          <w:p w14:paraId="27B7EDE1" w14:textId="77777777" w:rsidR="001C3067" w:rsidRPr="00421499" w:rsidRDefault="001C3067" w:rsidP="00AA486D">
            <w:pPr>
              <w:pStyle w:val="STANDARD"/>
              <w:spacing w:line="276" w:lineRule="auto"/>
              <w:jc w:val="both"/>
            </w:pPr>
            <w:r w:rsidRPr="00421499">
              <w:t>6 (4·5)</w:t>
            </w:r>
          </w:p>
        </w:tc>
        <w:tc>
          <w:tcPr>
            <w:tcW w:w="1369" w:type="dxa"/>
          </w:tcPr>
          <w:p w14:paraId="562D8603" w14:textId="77777777" w:rsidR="001C3067" w:rsidRPr="00421499" w:rsidRDefault="001C3067" w:rsidP="00AA486D">
            <w:pPr>
              <w:pStyle w:val="STANDARD"/>
              <w:spacing w:line="276" w:lineRule="auto"/>
              <w:jc w:val="both"/>
            </w:pPr>
            <w:r w:rsidRPr="00421499">
              <w:t>10 (2·2)</w:t>
            </w:r>
          </w:p>
        </w:tc>
      </w:tr>
    </w:tbl>
    <w:p w14:paraId="28D0E46F" w14:textId="77777777" w:rsidR="001C3067" w:rsidRDefault="001C3067" w:rsidP="001C3067"/>
    <w:p w14:paraId="70D84D8A" w14:textId="77777777" w:rsidR="001C3067" w:rsidRDefault="001C3067" w:rsidP="001C3067">
      <w:r>
        <w:tab/>
        <w:t>Data are number (%).</w:t>
      </w:r>
      <w:r>
        <w:tab/>
        <w:t xml:space="preserve"> </w:t>
      </w:r>
    </w:p>
    <w:p w14:paraId="35239175" w14:textId="77777777" w:rsidR="001C3067" w:rsidRDefault="001C3067" w:rsidP="001C3067">
      <w:r>
        <w:tab/>
        <w:t>Main report shows drug poisoning (overdose) adverse events</w:t>
      </w:r>
    </w:p>
    <w:p w14:paraId="309005C1" w14:textId="77777777" w:rsidR="001C3067" w:rsidRDefault="001C3067" w:rsidP="001C3067"/>
    <w:p w14:paraId="20398532" w14:textId="77777777" w:rsidR="001C3067" w:rsidRDefault="001C3067" w:rsidP="001C3067">
      <w:pPr>
        <w:rPr>
          <w:rFonts w:cs="Arial"/>
        </w:rPr>
      </w:pPr>
      <w:r>
        <w:rPr>
          <w:rFonts w:cs="Arial"/>
        </w:rPr>
        <w:tab/>
        <w:t xml:space="preserve">BUP-SL, oral buprenorphine; </w:t>
      </w:r>
    </w:p>
    <w:p w14:paraId="59B79EF6" w14:textId="77777777" w:rsidR="001C3067" w:rsidRDefault="001C3067" w:rsidP="001C3067">
      <w:pPr>
        <w:rPr>
          <w:rFonts w:cs="Arial"/>
        </w:rPr>
      </w:pPr>
      <w:r>
        <w:rPr>
          <w:rFonts w:cs="Arial"/>
        </w:rPr>
        <w:tab/>
        <w:t xml:space="preserve">MET, oral methadone; </w:t>
      </w:r>
    </w:p>
    <w:p w14:paraId="745A2E5D" w14:textId="77777777" w:rsidR="001C3067" w:rsidRPr="00A02052" w:rsidRDefault="001C3067" w:rsidP="001C3067">
      <w:r>
        <w:rPr>
          <w:rFonts w:cs="Arial"/>
        </w:rPr>
        <w:tab/>
        <w:t>BUP-XR, injectable buprenorphine.</w:t>
      </w:r>
    </w:p>
    <w:p w14:paraId="5FB078D6" w14:textId="77777777" w:rsidR="001C3067" w:rsidRDefault="001C3067" w:rsidP="00B4470B">
      <w:pPr>
        <w:jc w:val="center"/>
        <w:rPr>
          <w:b/>
          <w:bCs/>
        </w:rPr>
      </w:pPr>
    </w:p>
    <w:p w14:paraId="1AB8978F" w14:textId="77777777" w:rsidR="001C3067" w:rsidRDefault="001C3067" w:rsidP="00B4470B">
      <w:pPr>
        <w:jc w:val="center"/>
        <w:rPr>
          <w:b/>
          <w:bCs/>
        </w:rPr>
      </w:pPr>
    </w:p>
    <w:p w14:paraId="731D6FE7" w14:textId="77777777" w:rsidR="001C3067" w:rsidRDefault="001C3067" w:rsidP="00B4470B">
      <w:pPr>
        <w:jc w:val="center"/>
        <w:rPr>
          <w:b/>
          <w:bCs/>
        </w:rPr>
      </w:pPr>
    </w:p>
    <w:p w14:paraId="32DD611D" w14:textId="77777777" w:rsidR="001C3067" w:rsidRDefault="001C3067">
      <w:pPr>
        <w:rPr>
          <w:b/>
          <w:bCs/>
        </w:rPr>
      </w:pPr>
      <w:r>
        <w:rPr>
          <w:b/>
          <w:bCs/>
        </w:rPr>
        <w:br w:type="page"/>
      </w:r>
    </w:p>
    <w:p w14:paraId="5189E794" w14:textId="77777777" w:rsidR="009E3ED1" w:rsidRDefault="009E3ED1" w:rsidP="009E3ED1">
      <w:pPr>
        <w:jc w:val="center"/>
        <w:rPr>
          <w:rFonts w:cs="Arial"/>
        </w:rPr>
      </w:pPr>
      <w:r w:rsidRPr="004230BE">
        <w:rPr>
          <w:rFonts w:cs="Arial"/>
          <w:b/>
          <w:bCs/>
        </w:rPr>
        <w:lastRenderedPageBreak/>
        <w:t>Figure S1.1</w:t>
      </w:r>
      <w:r w:rsidRPr="004230BE">
        <w:rPr>
          <w:rFonts w:cs="Arial"/>
        </w:rPr>
        <w:t xml:space="preserve">: Number and dose of BUP-XR treatment by protocol </w:t>
      </w:r>
      <w:r>
        <w:rPr>
          <w:rFonts w:cs="Arial"/>
        </w:rPr>
        <w:t>(n=158)</w:t>
      </w:r>
    </w:p>
    <w:p w14:paraId="3285E8F1" w14:textId="77777777" w:rsidR="009E3ED1" w:rsidRDefault="009E3ED1" w:rsidP="009E3ED1">
      <w:pPr>
        <w:jc w:val="center"/>
        <w:rPr>
          <w:rFonts w:cs="Arial"/>
        </w:rPr>
      </w:pPr>
    </w:p>
    <w:tbl>
      <w:tblPr>
        <w:tblStyle w:val="TableGrid"/>
        <w:tblW w:w="10774" w:type="dxa"/>
        <w:tblInd w:w="-714" w:type="dxa"/>
        <w:tblLook w:val="04A0" w:firstRow="1" w:lastRow="0" w:firstColumn="1" w:lastColumn="0" w:noHBand="0" w:noVBand="1"/>
      </w:tblPr>
      <w:tblGrid>
        <w:gridCol w:w="6577"/>
        <w:gridCol w:w="4197"/>
      </w:tblGrid>
      <w:tr w:rsidR="009E3ED1" w14:paraId="17692948" w14:textId="77777777" w:rsidTr="00110E09">
        <w:trPr>
          <w:trHeight w:val="5441"/>
        </w:trPr>
        <w:tc>
          <w:tcPr>
            <w:tcW w:w="6390" w:type="dxa"/>
          </w:tcPr>
          <w:p w14:paraId="564626AA" w14:textId="77777777" w:rsidR="009E3ED1" w:rsidRDefault="009E3ED1" w:rsidP="00110E09">
            <w:pPr>
              <w:jc w:val="center"/>
              <w:rPr>
                <w:rFonts w:cs="Arial"/>
              </w:rPr>
            </w:pPr>
            <w:r w:rsidRPr="004230BE">
              <w:rPr>
                <w:rFonts w:cs="Arial"/>
                <w:noProof/>
                <w:lang w:eastAsia="en-GB"/>
              </w:rPr>
              <w:drawing>
                <wp:inline distT="0" distB="0" distL="0" distR="0" wp14:anchorId="6013B425" wp14:editId="6EF2D484">
                  <wp:extent cx="4039438" cy="4868269"/>
                  <wp:effectExtent l="0" t="0" r="0" b="0"/>
                  <wp:docPr id="234018761" name="Picture 2340187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10">
                            <a:extLst>
                              <a:ext uri="{28A0092B-C50C-407E-A947-70E740481C1C}">
                                <a14:useLocalDpi xmlns:a14="http://schemas.microsoft.com/office/drawing/2010/main" val="0"/>
                              </a:ext>
                            </a:extLst>
                          </a:blip>
                          <a:srcRect r="40824" b="11528"/>
                          <a:stretch/>
                        </pic:blipFill>
                        <pic:spPr bwMode="auto">
                          <a:xfrm>
                            <a:off x="0" y="0"/>
                            <a:ext cx="4134240" cy="4982523"/>
                          </a:xfrm>
                          <a:prstGeom prst="rect">
                            <a:avLst/>
                          </a:prstGeom>
                          <a:ln>
                            <a:noFill/>
                          </a:ln>
                          <a:extLst>
                            <a:ext uri="{53640926-AAD7-44D8-BBD7-CCE9431645EC}">
                              <a14:shadowObscured xmlns:a14="http://schemas.microsoft.com/office/drawing/2010/main"/>
                            </a:ext>
                          </a:extLst>
                        </pic:spPr>
                      </pic:pic>
                    </a:graphicData>
                  </a:graphic>
                </wp:inline>
              </w:drawing>
            </w:r>
          </w:p>
        </w:tc>
        <w:tc>
          <w:tcPr>
            <w:tcW w:w="4384" w:type="dxa"/>
          </w:tcPr>
          <w:tbl>
            <w:tblPr>
              <w:tblStyle w:val="TableGrid"/>
              <w:tblpPr w:leftFromText="180" w:rightFromText="180" w:vertAnchor="text" w:horzAnchor="margin" w:tblpY="18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2529"/>
            </w:tblGrid>
            <w:tr w:rsidR="009E3ED1" w:rsidRPr="004230BE" w14:paraId="161F35A5" w14:textId="77777777" w:rsidTr="00110E09">
              <w:trPr>
                <w:trHeight w:val="501"/>
              </w:trPr>
              <w:tc>
                <w:tcPr>
                  <w:tcW w:w="873" w:type="dxa"/>
                  <w:shd w:val="clear" w:color="auto" w:fill="000000" w:themeFill="text1"/>
                </w:tcPr>
                <w:p w14:paraId="5C461BAD" w14:textId="77777777" w:rsidR="009E3ED1" w:rsidRPr="004230BE" w:rsidRDefault="009E3ED1" w:rsidP="00110E09">
                  <w:pPr>
                    <w:jc w:val="center"/>
                    <w:rPr>
                      <w:rFonts w:cs="Arial"/>
                      <w:color w:val="000000" w:themeColor="text1"/>
                    </w:rPr>
                  </w:pPr>
                </w:p>
              </w:tc>
              <w:tc>
                <w:tcPr>
                  <w:tcW w:w="2529" w:type="dxa"/>
                </w:tcPr>
                <w:p w14:paraId="08A0A679" w14:textId="77777777" w:rsidR="009E3ED1" w:rsidRPr="004230BE" w:rsidRDefault="009E3ED1" w:rsidP="00110E09">
                  <w:pPr>
                    <w:pStyle w:val="FirstParagraph"/>
                    <w:rPr>
                      <w:rFonts w:cs="Arial"/>
                    </w:rPr>
                  </w:pPr>
                  <w:r w:rsidRPr="004230BE">
                    <w:rPr>
                      <w:rFonts w:cs="Arial"/>
                    </w:rPr>
                    <w:t>300mg</w:t>
                  </w:r>
                </w:p>
              </w:tc>
            </w:tr>
            <w:tr w:rsidR="009E3ED1" w:rsidRPr="004230BE" w14:paraId="2264C60B" w14:textId="77777777" w:rsidTr="00110E09">
              <w:trPr>
                <w:trHeight w:val="218"/>
              </w:trPr>
              <w:tc>
                <w:tcPr>
                  <w:tcW w:w="873" w:type="dxa"/>
                </w:tcPr>
                <w:p w14:paraId="4659AB92" w14:textId="77777777" w:rsidR="009E3ED1" w:rsidRPr="004230BE" w:rsidRDefault="009E3ED1" w:rsidP="00110E09">
                  <w:pPr>
                    <w:jc w:val="center"/>
                    <w:rPr>
                      <w:rFonts w:cs="Arial"/>
                    </w:rPr>
                  </w:pPr>
                </w:p>
              </w:tc>
              <w:tc>
                <w:tcPr>
                  <w:tcW w:w="2529" w:type="dxa"/>
                </w:tcPr>
                <w:p w14:paraId="7917D574" w14:textId="77777777" w:rsidR="009E3ED1" w:rsidRPr="004230BE" w:rsidRDefault="009E3ED1" w:rsidP="00110E09">
                  <w:pPr>
                    <w:rPr>
                      <w:rFonts w:cs="Arial"/>
                      <w:sz w:val="24"/>
                    </w:rPr>
                  </w:pPr>
                </w:p>
              </w:tc>
            </w:tr>
            <w:tr w:rsidR="009E3ED1" w:rsidRPr="004230BE" w14:paraId="414B7D82" w14:textId="77777777" w:rsidTr="00110E09">
              <w:trPr>
                <w:trHeight w:val="501"/>
              </w:trPr>
              <w:tc>
                <w:tcPr>
                  <w:tcW w:w="873" w:type="dxa"/>
                  <w:shd w:val="clear" w:color="auto" w:fill="2F5496" w:themeFill="accent1" w:themeFillShade="BF"/>
                </w:tcPr>
                <w:p w14:paraId="0F0E5410" w14:textId="77777777" w:rsidR="009E3ED1" w:rsidRPr="004230BE" w:rsidRDefault="009E3ED1" w:rsidP="00110E09">
                  <w:pPr>
                    <w:jc w:val="center"/>
                    <w:rPr>
                      <w:rFonts w:cs="Arial"/>
                    </w:rPr>
                  </w:pPr>
                </w:p>
              </w:tc>
              <w:tc>
                <w:tcPr>
                  <w:tcW w:w="2529" w:type="dxa"/>
                </w:tcPr>
                <w:p w14:paraId="33BBA8E7" w14:textId="77777777" w:rsidR="009E3ED1" w:rsidRPr="004230BE" w:rsidRDefault="009E3ED1" w:rsidP="00110E09">
                  <w:pPr>
                    <w:pStyle w:val="FirstParagraph"/>
                    <w:rPr>
                      <w:rFonts w:cs="Arial"/>
                    </w:rPr>
                  </w:pPr>
                  <w:r w:rsidRPr="004230BE">
                    <w:rPr>
                      <w:rFonts w:cs="Arial"/>
                    </w:rPr>
                    <w:t>100mg</w:t>
                  </w:r>
                </w:p>
              </w:tc>
            </w:tr>
            <w:tr w:rsidR="009E3ED1" w:rsidRPr="004230BE" w14:paraId="1A6AE44F" w14:textId="77777777" w:rsidTr="00110E09">
              <w:trPr>
                <w:trHeight w:val="218"/>
              </w:trPr>
              <w:tc>
                <w:tcPr>
                  <w:tcW w:w="873" w:type="dxa"/>
                </w:tcPr>
                <w:p w14:paraId="081ACB08" w14:textId="77777777" w:rsidR="009E3ED1" w:rsidRPr="004230BE" w:rsidRDefault="009E3ED1" w:rsidP="00110E09">
                  <w:pPr>
                    <w:jc w:val="center"/>
                    <w:rPr>
                      <w:rFonts w:cs="Arial"/>
                    </w:rPr>
                  </w:pPr>
                </w:p>
              </w:tc>
              <w:tc>
                <w:tcPr>
                  <w:tcW w:w="2529" w:type="dxa"/>
                </w:tcPr>
                <w:p w14:paraId="06EBAD7A" w14:textId="77777777" w:rsidR="009E3ED1" w:rsidRPr="004230BE" w:rsidRDefault="009E3ED1" w:rsidP="00110E09">
                  <w:pPr>
                    <w:rPr>
                      <w:rFonts w:cs="Arial"/>
                      <w:sz w:val="24"/>
                    </w:rPr>
                  </w:pPr>
                </w:p>
              </w:tc>
            </w:tr>
            <w:tr w:rsidR="009E3ED1" w:rsidRPr="004230BE" w14:paraId="6F5B9D8E" w14:textId="77777777" w:rsidTr="00110E09">
              <w:trPr>
                <w:trHeight w:val="501"/>
              </w:trPr>
              <w:tc>
                <w:tcPr>
                  <w:tcW w:w="873" w:type="dxa"/>
                  <w:shd w:val="clear" w:color="auto" w:fill="808080" w:themeFill="background1" w:themeFillShade="80"/>
                </w:tcPr>
                <w:p w14:paraId="11C56D04" w14:textId="77777777" w:rsidR="009E3ED1" w:rsidRPr="004230BE" w:rsidRDefault="009E3ED1" w:rsidP="00110E09">
                  <w:pPr>
                    <w:jc w:val="center"/>
                    <w:rPr>
                      <w:rFonts w:cs="Arial"/>
                    </w:rPr>
                  </w:pPr>
                </w:p>
              </w:tc>
              <w:tc>
                <w:tcPr>
                  <w:tcW w:w="2529" w:type="dxa"/>
                </w:tcPr>
                <w:p w14:paraId="5DF3DC69" w14:textId="77777777" w:rsidR="009E3ED1" w:rsidRPr="004230BE" w:rsidRDefault="009E3ED1" w:rsidP="00110E09">
                  <w:pPr>
                    <w:pStyle w:val="FirstParagraph"/>
                    <w:rPr>
                      <w:rFonts w:cs="Arial"/>
                    </w:rPr>
                  </w:pPr>
                  <w:r w:rsidRPr="004230BE">
                    <w:rPr>
                      <w:rFonts w:cs="Arial"/>
                    </w:rPr>
                    <w:t>No dose</w:t>
                  </w:r>
                  <w:r>
                    <w:rPr>
                      <w:rFonts w:cs="Arial"/>
                    </w:rPr>
                    <w:t>/</w:t>
                  </w:r>
                  <w:r w:rsidRPr="004230BE">
                    <w:rPr>
                      <w:rFonts w:cs="Arial"/>
                    </w:rPr>
                    <w:t>missed dose</w:t>
                  </w:r>
                </w:p>
              </w:tc>
            </w:tr>
          </w:tbl>
          <w:p w14:paraId="28B842A1" w14:textId="77777777" w:rsidR="009E3ED1" w:rsidRDefault="009E3ED1" w:rsidP="00110E09">
            <w:pPr>
              <w:jc w:val="center"/>
              <w:rPr>
                <w:rFonts w:cs="Arial"/>
              </w:rPr>
            </w:pPr>
          </w:p>
          <w:p w14:paraId="3FE0DFA6" w14:textId="77777777" w:rsidR="009E3ED1" w:rsidRDefault="009E3ED1" w:rsidP="00110E09">
            <w:pPr>
              <w:jc w:val="center"/>
              <w:rPr>
                <w:rFonts w:cs="Arial"/>
              </w:rPr>
            </w:pPr>
          </w:p>
          <w:p w14:paraId="30F0AFE2" w14:textId="77777777" w:rsidR="009E3ED1" w:rsidRDefault="009E3ED1" w:rsidP="00110E09">
            <w:pPr>
              <w:jc w:val="center"/>
              <w:rPr>
                <w:rFonts w:cs="Arial"/>
              </w:rPr>
            </w:pPr>
          </w:p>
          <w:p w14:paraId="1C983D02" w14:textId="77777777" w:rsidR="009E3ED1" w:rsidRDefault="009E3ED1" w:rsidP="00110E09">
            <w:pPr>
              <w:jc w:val="center"/>
              <w:rPr>
                <w:rFonts w:cs="Arial"/>
              </w:rPr>
            </w:pPr>
            <w:r w:rsidRPr="00F321E5">
              <w:rPr>
                <w:rFonts w:cs="Arial"/>
                <w:sz w:val="28"/>
                <w:szCs w:val="32"/>
              </w:rPr>
              <w:t>Chart colour coding:</w:t>
            </w:r>
          </w:p>
        </w:tc>
      </w:tr>
    </w:tbl>
    <w:p w14:paraId="3861616F" w14:textId="77777777" w:rsidR="009E3ED1" w:rsidRDefault="009E3ED1" w:rsidP="009E3ED1">
      <w:pPr>
        <w:jc w:val="center"/>
        <w:rPr>
          <w:rFonts w:cs="Arial"/>
        </w:rPr>
      </w:pPr>
    </w:p>
    <w:p w14:paraId="0AE3B499" w14:textId="77777777" w:rsidR="009E3ED1" w:rsidRDefault="009E3ED1" w:rsidP="009E3ED1">
      <w:pPr>
        <w:jc w:val="center"/>
        <w:rPr>
          <w:rFonts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E3ED1" w:rsidRPr="004230BE" w14:paraId="39AB0E7B" w14:textId="77777777" w:rsidTr="00110E09">
        <w:tc>
          <w:tcPr>
            <w:tcW w:w="3005" w:type="dxa"/>
          </w:tcPr>
          <w:p w14:paraId="5C93F9D1" w14:textId="77777777" w:rsidR="009E3ED1" w:rsidRPr="004230BE" w:rsidRDefault="009E3ED1" w:rsidP="00110E09">
            <w:pPr>
              <w:jc w:val="center"/>
              <w:rPr>
                <w:rFonts w:cs="Arial"/>
              </w:rPr>
            </w:pPr>
          </w:p>
        </w:tc>
        <w:tc>
          <w:tcPr>
            <w:tcW w:w="3005" w:type="dxa"/>
          </w:tcPr>
          <w:p w14:paraId="33E3B585" w14:textId="77777777" w:rsidR="009E3ED1" w:rsidRPr="004230BE" w:rsidRDefault="009E3ED1" w:rsidP="00110E09">
            <w:pPr>
              <w:jc w:val="center"/>
              <w:rPr>
                <w:rFonts w:cs="Arial"/>
              </w:rPr>
            </w:pPr>
          </w:p>
        </w:tc>
        <w:tc>
          <w:tcPr>
            <w:tcW w:w="3006" w:type="dxa"/>
          </w:tcPr>
          <w:p w14:paraId="41B78D0D" w14:textId="77777777" w:rsidR="009E3ED1" w:rsidRPr="004230BE" w:rsidRDefault="009E3ED1" w:rsidP="00110E09">
            <w:pPr>
              <w:jc w:val="center"/>
              <w:rPr>
                <w:rFonts w:cs="Arial"/>
              </w:rPr>
            </w:pPr>
          </w:p>
        </w:tc>
      </w:tr>
    </w:tbl>
    <w:p w14:paraId="72574798" w14:textId="77777777" w:rsidR="009E3ED1" w:rsidRPr="004230BE" w:rsidRDefault="009E3ED1" w:rsidP="009E3ED1">
      <w:pPr>
        <w:pStyle w:val="FirstParagraph"/>
        <w:spacing w:before="0" w:after="0"/>
        <w:rPr>
          <w:rFonts w:cs="Arial"/>
        </w:rPr>
      </w:pPr>
      <w:r w:rsidRPr="004230BE">
        <w:rPr>
          <w:rFonts w:cs="Arial"/>
        </w:rPr>
        <w:t>Each row represents a participant. Data is ranked by available data.</w:t>
      </w:r>
    </w:p>
    <w:p w14:paraId="196273EE" w14:textId="77777777" w:rsidR="009E3ED1" w:rsidRPr="004230BE" w:rsidRDefault="009E3ED1" w:rsidP="009E3ED1">
      <w:pPr>
        <w:pStyle w:val="FirstParagraph"/>
        <w:spacing w:before="0" w:after="0"/>
        <w:rPr>
          <w:rFonts w:cs="Arial"/>
        </w:rPr>
      </w:pPr>
    </w:p>
    <w:p w14:paraId="71061F8A" w14:textId="77777777" w:rsidR="009E3ED1" w:rsidRPr="004230BE" w:rsidRDefault="009E3ED1" w:rsidP="009E3ED1">
      <w:pPr>
        <w:pStyle w:val="FirstParagraph"/>
        <w:spacing w:before="0" w:after="0"/>
        <w:rPr>
          <w:rFonts w:cs="Arial"/>
        </w:rPr>
      </w:pPr>
      <w:r w:rsidRPr="004230BE">
        <w:rPr>
          <w:rFonts w:cs="Arial"/>
        </w:rPr>
        <w:t xml:space="preserve">Protocol is 6 doses: dose 1 and 2 is 300mg; dose 4–6 is 100mg. </w:t>
      </w:r>
    </w:p>
    <w:p w14:paraId="12F4E62D" w14:textId="77777777" w:rsidR="009E3ED1" w:rsidRPr="004230BE" w:rsidRDefault="009E3ED1" w:rsidP="009E3ED1">
      <w:pPr>
        <w:pStyle w:val="FirstParagraph"/>
        <w:spacing w:before="0" w:after="0"/>
        <w:rPr>
          <w:rFonts w:cs="Arial"/>
        </w:rPr>
      </w:pPr>
    </w:p>
    <w:p w14:paraId="582EF555" w14:textId="77777777" w:rsidR="009E3ED1" w:rsidRDefault="009E3ED1" w:rsidP="009E3ED1">
      <w:pPr>
        <w:pStyle w:val="FirstParagraph"/>
        <w:spacing w:before="0" w:after="0"/>
        <w:rPr>
          <w:rFonts w:cs="Arial"/>
        </w:rPr>
      </w:pPr>
      <w:r w:rsidRPr="004230BE">
        <w:rPr>
          <w:rFonts w:cs="Arial"/>
        </w:rPr>
        <w:t xml:space="preserve">After loading (dose 1), protocol </w:t>
      </w:r>
      <w:r>
        <w:rPr>
          <w:rFonts w:cs="Arial"/>
        </w:rPr>
        <w:t xml:space="preserve">gives flexibility </w:t>
      </w:r>
      <w:r w:rsidRPr="004230BE">
        <w:rPr>
          <w:rFonts w:cs="Arial"/>
        </w:rPr>
        <w:t>(i.e. 6 x 300mg; 1 x 300mg and 5 x 100mg; and combination – according to symptom control and patient preference</w:t>
      </w:r>
      <w:r>
        <w:rPr>
          <w:rFonts w:cs="Arial"/>
        </w:rPr>
        <w:t>).</w:t>
      </w:r>
    </w:p>
    <w:p w14:paraId="1C86A56F" w14:textId="77777777" w:rsidR="009E3ED1" w:rsidRDefault="009E3ED1" w:rsidP="009E3ED1">
      <w:pPr>
        <w:pStyle w:val="BodyText"/>
      </w:pPr>
    </w:p>
    <w:p w14:paraId="748547D9" w14:textId="77777777" w:rsidR="009E3ED1" w:rsidRDefault="009E3ED1" w:rsidP="009E3ED1">
      <w:pPr>
        <w:pStyle w:val="BodyText"/>
      </w:pPr>
      <w:r>
        <w:t xml:space="preserve">Note: </w:t>
      </w:r>
    </w:p>
    <w:p w14:paraId="38223656" w14:textId="77777777" w:rsidR="009E3ED1" w:rsidRDefault="009E3ED1" w:rsidP="009E3ED1">
      <w:pPr>
        <w:pStyle w:val="BodyText"/>
      </w:pPr>
      <w:r>
        <w:t>Loading dose interval between dose 1 and dose 2 was:</w:t>
      </w:r>
    </w:p>
    <w:p w14:paraId="138B474E" w14:textId="2884ECFE" w:rsidR="009E3ED1" w:rsidRDefault="009E3ED1" w:rsidP="009E3ED1">
      <w:pPr>
        <w:pStyle w:val="BodyText"/>
      </w:pPr>
      <w:r>
        <w:t xml:space="preserve">Day 20 (1 [0.63%] of 158 – reported in manuscript as a protocol </w:t>
      </w:r>
      <w:r w:rsidR="006E77FC">
        <w:t>deviation</w:t>
      </w:r>
    </w:p>
    <w:p w14:paraId="613B2871" w14:textId="26BF16E5" w:rsidR="009E3ED1" w:rsidRDefault="009E3ED1" w:rsidP="009E3ED1">
      <w:pPr>
        <w:pStyle w:val="BodyText"/>
      </w:pPr>
      <w:r>
        <w:t>Day 21–25 (91 [57.6%] of 158</w:t>
      </w:r>
      <w:r w:rsidR="006E77FC">
        <w:t>)</w:t>
      </w:r>
    </w:p>
    <w:p w14:paraId="358B5E3A" w14:textId="0E67806E" w:rsidR="009E3ED1" w:rsidRDefault="009E3ED1" w:rsidP="009E3ED1">
      <w:pPr>
        <w:pStyle w:val="BodyText"/>
      </w:pPr>
      <w:r>
        <w:t>Day 26–</w:t>
      </w:r>
      <w:r w:rsidRPr="006E77FC">
        <w:t>4</w:t>
      </w:r>
      <w:r w:rsidR="006E77FC" w:rsidRPr="006E77FC">
        <w:t>1</w:t>
      </w:r>
      <w:r>
        <w:t xml:space="preserve"> (49 [31.0%] of 158</w:t>
      </w:r>
      <w:r w:rsidR="006E77FC">
        <w:t>)</w:t>
      </w:r>
    </w:p>
    <w:p w14:paraId="3EAAB57B" w14:textId="77777777" w:rsidR="009E3ED1" w:rsidRDefault="009E3ED1" w:rsidP="009E3ED1">
      <w:pPr>
        <w:pStyle w:val="BodyText"/>
      </w:pPr>
      <w:r>
        <w:t>Missed first or second or both loading doses (17 [10.8%] of 158)</w:t>
      </w:r>
    </w:p>
    <w:p w14:paraId="4AFE7C8A" w14:textId="1F83501A" w:rsidR="00166F5C" w:rsidRDefault="000563EF" w:rsidP="00215A84">
      <w:pPr>
        <w:pStyle w:val="FirstParagraph"/>
        <w:jc w:val="center"/>
        <w:rPr>
          <w:b/>
          <w:bCs/>
          <w:sz w:val="28"/>
          <w:szCs w:val="28"/>
        </w:rPr>
      </w:pPr>
      <w:r w:rsidRPr="00215A84">
        <w:rPr>
          <w:b/>
          <w:bCs/>
          <w:sz w:val="28"/>
          <w:szCs w:val="28"/>
        </w:rPr>
        <w:lastRenderedPageBreak/>
        <w:t>APPENDIX II</w:t>
      </w:r>
    </w:p>
    <w:p w14:paraId="32A3FAF0" w14:textId="77777777" w:rsidR="00736ECF" w:rsidRDefault="00736ECF" w:rsidP="00736ECF">
      <w:pPr>
        <w:pStyle w:val="Heading2"/>
      </w:pPr>
      <w:bookmarkStart w:id="2" w:name="_Toc139807261"/>
      <w:bookmarkStart w:id="3" w:name="methods"/>
      <w:r>
        <w:t>2.1 Methods</w:t>
      </w:r>
      <w:bookmarkEnd w:id="2"/>
    </w:p>
    <w:p w14:paraId="57DEA93F" w14:textId="77777777" w:rsidR="00736ECF" w:rsidRDefault="00736ECF" w:rsidP="00736ECF">
      <w:pPr>
        <w:pStyle w:val="Heading3"/>
      </w:pPr>
      <w:bookmarkStart w:id="4" w:name="_Toc139807262"/>
      <w:bookmarkStart w:id="5" w:name="overview"/>
      <w:r>
        <w:t>2.1.1 Overview</w:t>
      </w:r>
      <w:bookmarkEnd w:id="4"/>
    </w:p>
    <w:p w14:paraId="140FAA7C" w14:textId="77777777" w:rsidR="00736ECF" w:rsidRDefault="00736ECF" w:rsidP="00736ECF">
      <w:pPr>
        <w:pStyle w:val="FirstParagraph"/>
      </w:pPr>
      <w:r>
        <w:t>A cost-utility analysis was conducted, adopting a societal cost perspective in England, to estimate whether subcutaneously-administered, extended-release buprenorphine (BUP-XR) represents a cost-effective alternative to standard care oral medication for the treatment of opioid-use disorder. A within-trial analysis was performed using individual, patient-level data from the EXPO trial over the first 24 weeks post-randomisation. The primary outcome was the incremental cost-effectiveness ratio (ICER), expressed as costs per quality-adjusted life years (QALY) gained, calculated according to the preregistered Health Economics Analysis Plan.</w:t>
      </w:r>
      <w:r>
        <w:rPr>
          <w:vertAlign w:val="superscript"/>
        </w:rPr>
        <w:t>1</w:t>
      </w:r>
    </w:p>
    <w:p w14:paraId="380C0D4C" w14:textId="2FC4C85D" w:rsidR="00736ECF" w:rsidRDefault="00736ECF" w:rsidP="00736ECF">
      <w:pPr>
        <w:pStyle w:val="BodyText"/>
      </w:pPr>
      <w:r>
        <w:t xml:space="preserve">The health economic analysis was carried out in RStudio (see </w:t>
      </w:r>
      <w:hyperlink w:anchor="package-citations">
        <w:r w:rsidR="00C26F3C">
          <w:rPr>
            <w:rStyle w:val="Hyperlink"/>
          </w:rPr>
          <w:t>2.4 Package citations</w:t>
        </w:r>
      </w:hyperlink>
      <w:r>
        <w:t xml:space="preserve"> for version and package information) and reported according to the CHEERS statement.</w:t>
      </w:r>
      <w:r>
        <w:rPr>
          <w:vertAlign w:val="superscript"/>
        </w:rPr>
        <w:t>2</w:t>
      </w:r>
    </w:p>
    <w:p w14:paraId="4166E391" w14:textId="77777777" w:rsidR="00736ECF" w:rsidRDefault="00736ECF" w:rsidP="00736ECF">
      <w:pPr>
        <w:pStyle w:val="Heading3"/>
      </w:pPr>
      <w:bookmarkStart w:id="6" w:name="_Toc139807263"/>
      <w:bookmarkEnd w:id="5"/>
      <w:r>
        <w:t>2.1.2 Data sources</w:t>
      </w:r>
      <w:bookmarkEnd w:id="6"/>
    </w:p>
    <w:p w14:paraId="23350C0B" w14:textId="77777777" w:rsidR="00736ECF" w:rsidRDefault="00736ECF" w:rsidP="00736ECF">
      <w:pPr>
        <w:pStyle w:val="Heading4"/>
      </w:pPr>
      <w:r>
        <w:t>2.1.2.1 Resource use</w:t>
      </w:r>
    </w:p>
    <w:p w14:paraId="451BB7B8" w14:textId="77777777" w:rsidR="00736ECF" w:rsidRDefault="00736ECF" w:rsidP="00736ECF">
      <w:pPr>
        <w:pStyle w:val="FirstParagraph"/>
      </w:pPr>
      <w:r>
        <w:t xml:space="preserve">Participants’ use of resource was considered in eight broad categories: </w:t>
      </w:r>
      <w:proofErr w:type="spellStart"/>
      <w:r>
        <w:t>i</w:t>
      </w:r>
      <w:proofErr w:type="spellEnd"/>
      <w:r>
        <w:t>) accommodation, ii) productivity loss, iii) secondary care (accident and emergency, inpatient, and outpatient), iv) community services, v) criminal justice, vi) addiction keyworker, vii) use of trial medication, and viii) use of other medications. The measurement of resource-use was based on data collected as part of the trial. The first five categories were measured using the Adult Service Use Schedule (ADSUS), at baseline, week-12, and week-24. The ADSUS has been used in several previous studies of substance misuse interventions.</w:t>
      </w:r>
      <w:r>
        <w:rPr>
          <w:vertAlign w:val="superscript"/>
        </w:rPr>
        <w:t>3–5</w:t>
      </w:r>
      <w:r>
        <w:t xml:space="preserve"> Addiction key worker time was measured using the Addiction Clinic Keyworker Contact Form (KCF), at weeks 4, 12, 24. The KCF was developed by the trial research team for use in the EXPO trial. Use of trial medication was recorded on trial medication logs, continuously for oral buprenorphine or methadone and at weeks 1, 4, 8, 12, 16, and 20 for BUP-XR; concomitant medications were recorded continuously and reviewed at weeks 4, 12, and 24.</w:t>
      </w:r>
    </w:p>
    <w:p w14:paraId="5363F0C0" w14:textId="77777777" w:rsidR="00736ECF" w:rsidRDefault="00736ECF" w:rsidP="00736ECF">
      <w:pPr>
        <w:pStyle w:val="BodyText"/>
      </w:pPr>
      <w:r>
        <w:t>The ADSUS and KCF are paper-based forms that were completed by researchers during face-to-face interviews with participants before being entered into the electronic trial database. An exception to this was from 02/04/2020-12/06/2020 where interviews were conducted via telephone due to COVID.</w:t>
      </w:r>
    </w:p>
    <w:p w14:paraId="3C17C699" w14:textId="77777777" w:rsidR="00736ECF" w:rsidRDefault="00736ECF" w:rsidP="00736ECF">
      <w:pPr>
        <w:pStyle w:val="BodyText"/>
      </w:pPr>
      <w:r>
        <w:t>All resource-use was measured irrespective of whether they were related to opioid-use disorder.</w:t>
      </w:r>
      <w:r>
        <w:rPr>
          <w:vertAlign w:val="superscript"/>
        </w:rPr>
        <w:t>6</w:t>
      </w:r>
    </w:p>
    <w:p w14:paraId="772AB50B" w14:textId="77777777" w:rsidR="00736ECF" w:rsidRDefault="00736ECF" w:rsidP="00736ECF">
      <w:pPr>
        <w:pStyle w:val="Heading5"/>
      </w:pPr>
      <w:bookmarkStart w:id="7" w:name="adsus"/>
      <w:r>
        <w:t>2.1.2.1.1 ADSUS</w:t>
      </w:r>
    </w:p>
    <w:p w14:paraId="3C70628E" w14:textId="77777777" w:rsidR="00736ECF" w:rsidRDefault="00736ECF" w:rsidP="00736ECF">
      <w:pPr>
        <w:pStyle w:val="FirstParagraph"/>
      </w:pPr>
      <w:r>
        <w:t>In all cases, participants were asked to report their use of primary and secondary care, social services, and criminal justice for the three-month period prior to completing the ADSUS. Where relevant, questions in the ADSUS contain free-text sections, which allowed participants to record any resource-use which would not otherwise be captured based on the pre-defined choices. Any relevant resources were extracted.</w:t>
      </w:r>
    </w:p>
    <w:p w14:paraId="3E81A94B" w14:textId="77777777" w:rsidR="00736ECF" w:rsidRDefault="00736ECF" w:rsidP="00736ECF">
      <w:pPr>
        <w:pStyle w:val="Heading5"/>
      </w:pPr>
      <w:bookmarkStart w:id="8" w:name="kcf"/>
      <w:bookmarkEnd w:id="7"/>
      <w:r>
        <w:t>2.1.2.1.2 KCF</w:t>
      </w:r>
    </w:p>
    <w:p w14:paraId="0F487592" w14:textId="77777777" w:rsidR="00736ECF" w:rsidRDefault="00736ECF" w:rsidP="00736ECF">
      <w:pPr>
        <w:pStyle w:val="FirstParagraph"/>
      </w:pPr>
      <w:r>
        <w:t xml:space="preserve">The KCF asks participants about the number of “short (approximately less than 30 minutes)” and “longer (approximately 30 minutes or more)” conversations that participants had with their </w:t>
      </w:r>
      <w:r>
        <w:lastRenderedPageBreak/>
        <w:t>keyworker in the month prior to completing the questionnaire. This required the following assumptions to be made when estimating costs:</w:t>
      </w:r>
    </w:p>
    <w:p w14:paraId="69D314EA" w14:textId="77777777" w:rsidR="00736ECF" w:rsidRDefault="00736ECF" w:rsidP="00736ECF">
      <w:pPr>
        <w:pStyle w:val="Compact"/>
        <w:numPr>
          <w:ilvl w:val="0"/>
          <w:numId w:val="2"/>
        </w:numPr>
      </w:pPr>
      <w:r>
        <w:t>That short conversations lasted 15 minutes</w:t>
      </w:r>
    </w:p>
    <w:p w14:paraId="61D63BA8" w14:textId="77777777" w:rsidR="00736ECF" w:rsidRDefault="00736ECF" w:rsidP="00736ECF">
      <w:pPr>
        <w:pStyle w:val="Compact"/>
        <w:numPr>
          <w:ilvl w:val="0"/>
          <w:numId w:val="2"/>
        </w:numPr>
      </w:pPr>
      <w:r>
        <w:t>That longer conversations lasted 45 minutes</w:t>
      </w:r>
    </w:p>
    <w:p w14:paraId="72BB9663" w14:textId="77777777" w:rsidR="00736ECF" w:rsidRDefault="00736ECF" w:rsidP="00736ECF">
      <w:pPr>
        <w:pStyle w:val="Compact"/>
        <w:numPr>
          <w:ilvl w:val="0"/>
          <w:numId w:val="2"/>
        </w:numPr>
      </w:pPr>
      <w:r>
        <w:t>That the number of keyworker conversations in weeks 5-8 (where no data were collected) was the same as between weeks 9-12 (where data were collected at week 12). Accordingly, we multiplied the reported resource use at week 12 by 2 to cover the period between weeks 5 and 12.</w:t>
      </w:r>
    </w:p>
    <w:p w14:paraId="2185458F" w14:textId="77777777" w:rsidR="00736ECF" w:rsidRDefault="00736ECF" w:rsidP="00736ECF">
      <w:pPr>
        <w:pStyle w:val="Compact"/>
        <w:numPr>
          <w:ilvl w:val="0"/>
          <w:numId w:val="2"/>
        </w:numPr>
      </w:pPr>
      <w:r>
        <w:t>That the number of keyworker conversations in weeks 13-20 (where no data were collected) was the same as between weeks 21-24 (where data were collected at week 24). Accordingly, we multiplied the reported resource use at week 24 by 3 to cover the period between weeks 13-24.</w:t>
      </w:r>
    </w:p>
    <w:p w14:paraId="10CA4084" w14:textId="77777777" w:rsidR="00736ECF" w:rsidRDefault="00736ECF" w:rsidP="00736ECF">
      <w:pPr>
        <w:pStyle w:val="Heading5"/>
      </w:pPr>
      <w:bookmarkStart w:id="9" w:name="Xb8d2087c259c2ca78afe21eac3474ec99519b60"/>
      <w:bookmarkEnd w:id="8"/>
      <w:r>
        <w:t>2.1.2.1.3 Trial medication, monitoring, and administration</w:t>
      </w:r>
    </w:p>
    <w:p w14:paraId="3A19B8F5" w14:textId="77777777" w:rsidR="00736ECF" w:rsidRDefault="00736ECF" w:rsidP="00736ECF">
      <w:pPr>
        <w:pStyle w:val="FirstParagraph"/>
      </w:pPr>
      <w:r>
        <w:t xml:space="preserve">For the standard care group, medication, dose, start date, end date, and reasons for changes were recorded in the oral buprenorphine/methadone medication record. In addition to trial medication use, these data, combined with within-trial survey data, were utilised to estimate: </w:t>
      </w:r>
      <w:proofErr w:type="spellStart"/>
      <w:r>
        <w:t>i</w:t>
      </w:r>
      <w:proofErr w:type="spellEnd"/>
      <w:r>
        <w:t>) the number of times that a participant restarted oral medication upon prior discontinuation, ii) the time required to monitor participants receiving oral treatment, and iii) pharmacy dispensing costs.</w:t>
      </w:r>
    </w:p>
    <w:p w14:paraId="07D960E7" w14:textId="77777777" w:rsidR="00736ECF" w:rsidRDefault="00736ECF" w:rsidP="00736ECF">
      <w:pPr>
        <w:pStyle w:val="BodyText"/>
      </w:pPr>
      <w:r>
        <w:t>A restart was defined as a new instance of medication use that was more than three days after the end of the previous instance and was assumed to require 105 minutes of nurse prescriber time (AfC Band 8a), based on one 60-minute assessment and an additional 45-minute follow-up during the first week of treatment to oversee dose increase titrations, liaise with clinical team and pharmacy, and write up notes. For each complete month of oral treatment, we assumed one 15-minute session with a nurse prescriber (AfC Band 8a) to check and adjust the treatment dose.</w:t>
      </w:r>
    </w:p>
    <w:p w14:paraId="396745DA" w14:textId="77777777" w:rsidR="00736ECF" w:rsidRDefault="00736ECF" w:rsidP="00736ECF">
      <w:pPr>
        <w:pStyle w:val="BodyText"/>
      </w:pPr>
      <w:r>
        <w:t xml:space="preserve">Dispensing oral methadone and buprenorphine attract specific costs based on the number of doses, number of pick-ups from the pharmacy, and the number of doses consumed under supervision. Patient level data were not widely available to reliably estimate individual pharmacy contacts; therefore, a survey of trial sites (n = 5) was carried out to estimate mean frequency of medication pick-ups and supervised doses for oral methadone and buprenorphine products. Based on the mean of survey responses, we assumed that for each 14-day period, patients would pick-up their medication 8·4 times and would consume 36·7% of doses under supervision. To reflect different practices, scenario analyses were performed, in which </w:t>
      </w:r>
      <w:proofErr w:type="spellStart"/>
      <w:r>
        <w:t>i</w:t>
      </w:r>
      <w:proofErr w:type="spellEnd"/>
      <w:r>
        <w:t>) medication was picked up six times per week, with supervised consumption at each visit (i.e., 12 pick-ups and supervised doses in a 14-day period), and ii) medication was picked up once per fortnight and no doses were consumed under supervision.</w:t>
      </w:r>
    </w:p>
    <w:p w14:paraId="49EF7E0F" w14:textId="77777777" w:rsidR="00736ECF" w:rsidRDefault="00736ECF" w:rsidP="00736ECF">
      <w:pPr>
        <w:pStyle w:val="BodyText"/>
      </w:pPr>
      <w:r>
        <w:t>We assumed that BUP-XR was administered by a nurse prescriber (AfC Band 8a) and that this took 16 minutes, based on the 15 minutes required for the product to reach room temperature once removed from refrigerated storage and 1 minute for administration.</w:t>
      </w:r>
      <w:r>
        <w:rPr>
          <w:vertAlign w:val="superscript"/>
        </w:rPr>
        <w:t>7</w:t>
      </w:r>
    </w:p>
    <w:p w14:paraId="03C3D254" w14:textId="77777777" w:rsidR="00736ECF" w:rsidRDefault="00736ECF" w:rsidP="00736ECF">
      <w:pPr>
        <w:pStyle w:val="BodyText"/>
      </w:pPr>
      <w:r>
        <w:t>Liver function tests (LFT) were administered to all patients at baseline, but only to BUP-XR participants during the trial. However, it is recommended that all patients receiving buprenorphine therapy have their liver function monitored throughout treatment.</w:t>
      </w:r>
      <w:r>
        <w:rPr>
          <w:vertAlign w:val="superscript"/>
        </w:rPr>
        <w:t>8</w:t>
      </w:r>
      <w:r>
        <w:t xml:space="preserve"> Therefore, we assumed that any patient receiving buprenorphine at week-12 or week-24 would also receive an LFT.</w:t>
      </w:r>
    </w:p>
    <w:p w14:paraId="0A68A1EE" w14:textId="77777777" w:rsidR="00736ECF" w:rsidRDefault="00736ECF" w:rsidP="00736ECF">
      <w:pPr>
        <w:pStyle w:val="BodyText"/>
      </w:pPr>
      <w:r>
        <w:lastRenderedPageBreak/>
        <w:t>Trial medication use and monitoring was collected by researchers from patients’ medical records and entered recorded on paper forms before being entered into the electronic trial database.</w:t>
      </w:r>
    </w:p>
    <w:bookmarkEnd w:id="9"/>
    <w:p w14:paraId="6B18F0E3" w14:textId="77777777" w:rsidR="00736ECF" w:rsidRDefault="00736ECF" w:rsidP="00736ECF">
      <w:pPr>
        <w:pStyle w:val="Heading5"/>
      </w:pPr>
      <w:r>
        <w:t>2.1.2.1.4 Concomitant medications</w:t>
      </w:r>
    </w:p>
    <w:p w14:paraId="36DE34F8" w14:textId="77777777" w:rsidR="00736ECF" w:rsidRDefault="00736ECF" w:rsidP="00736ECF">
      <w:pPr>
        <w:pStyle w:val="FirstParagraph"/>
      </w:pPr>
      <w:r>
        <w:t>Participants’ use of concomitant medicines was recorded throughout the trial and was gathered from patients’ medical records and by researchers asking the patients to report medication use. These data were then recorded in the concomitant medication log on the electronic trial database. The adverse events log and medical history form were used to fill missing values where possible. Where start dates were missing, we assumed that treatment began &gt;90 days before randomisation. Where end dates were missing and, at the last visit, treatment was ongoing, we assumed that treatment continued beyond the end of the trial. In cases where any concomitant medication began before randomisation but was not ongoing and no end-date recorded, we assumed that treatment ended at randomisation. Where the treatment period overlapped randomisation, the period was split into pre- and post-randomisation periods to apportion the resource-use to the respective periods. If the frequency of medication use was missing, we assumed the weighted mean frequency of other participants’ use of that medication, and when that was not available, we assumed the recommended dose regimen listed in the British National Formulary (BNF).</w:t>
      </w:r>
      <w:r>
        <w:rPr>
          <w:vertAlign w:val="superscript"/>
        </w:rPr>
        <w:t>9</w:t>
      </w:r>
      <w:r>
        <w:t xml:space="preserve"> COVID-19 vaccinations were excluded from the analysis.</w:t>
      </w:r>
    </w:p>
    <w:p w14:paraId="05A2D55B" w14:textId="77777777" w:rsidR="00736ECF" w:rsidRDefault="00736ECF" w:rsidP="00736ECF">
      <w:pPr>
        <w:pStyle w:val="Heading4"/>
      </w:pPr>
      <w:r>
        <w:t>2.1.2.2 Unit costs</w:t>
      </w:r>
    </w:p>
    <w:p w14:paraId="52DFAD91" w14:textId="77777777" w:rsidR="00736ECF" w:rsidRDefault="00736ECF" w:rsidP="00736ECF">
      <w:pPr>
        <w:pStyle w:val="FirstParagraph"/>
      </w:pPr>
      <w:r>
        <w:t>Resource-use was valued in monetary terms (£GBP) at the time of analysis (cost year: 2020-2021) and were not discounted as the trial follow-up was less than one-year. Adjustments were made for inflation, when necessary, using the Hospital &amp; Community Health Services (HCHS) Index according to the current version of the compendium of Personal Social Services Research Unit (PSSRU) Unit Costs of Health and Social Care.</w:t>
      </w:r>
      <w:r>
        <w:rPr>
          <w:vertAlign w:val="superscript"/>
        </w:rPr>
        <w:t>10</w:t>
      </w:r>
      <w:r>
        <w:t xml:space="preserve"> Total costs for resource-use were calculated by multiplying the unit cost per item by the recorded number of times that each resource was used.</w:t>
      </w:r>
    </w:p>
    <w:p w14:paraId="6A1285A4" w14:textId="77777777" w:rsidR="00736ECF" w:rsidRDefault="00736ECF" w:rsidP="00736ECF">
      <w:pPr>
        <w:pStyle w:val="BodyText"/>
      </w:pPr>
      <w:r>
        <w:t>Hospital inpatient stays, day case, and outpatient attendances were costed according to National Reference Costs.</w:t>
      </w:r>
      <w:r>
        <w:rPr>
          <w:vertAlign w:val="superscript"/>
        </w:rPr>
        <w:t>11</w:t>
      </w:r>
      <w:r>
        <w:t xml:space="preserve"> Primary health care, community care, housing, and criminal justice unit costs were sourced from the PSSRU Unit Costs of Health and Social Care,</w:t>
      </w:r>
      <w:r>
        <w:rPr>
          <w:vertAlign w:val="superscript"/>
        </w:rPr>
        <w:t>10</w:t>
      </w:r>
      <w:r>
        <w:t xml:space="preserve"> Unit Costs in Criminal Justice,</w:t>
      </w:r>
      <w:r>
        <w:rPr>
          <w:vertAlign w:val="superscript"/>
        </w:rPr>
        <w:t>12</w:t>
      </w:r>
      <w:r>
        <w:t xml:space="preserve"> Home Office costs of crime reports,</w:t>
      </w:r>
      <w:r>
        <w:rPr>
          <w:vertAlign w:val="superscript"/>
        </w:rPr>
        <w:t>13–15</w:t>
      </w:r>
      <w:r>
        <w:t xml:space="preserve"> and supplemented with data from published literature or local estimates when necessary. We truncated the frequency of crime at a maximum of five instances, in accordance with the methods used to estimate the unit costs of crime.</w:t>
      </w:r>
      <w:r>
        <w:rPr>
          <w:vertAlign w:val="superscript"/>
        </w:rPr>
        <w:t>16</w:t>
      </w:r>
    </w:p>
    <w:p w14:paraId="639DC8FB" w14:textId="62423968" w:rsidR="009B140D" w:rsidRDefault="00736ECF" w:rsidP="00736ECF">
      <w:pPr>
        <w:pStyle w:val="BodyText"/>
      </w:pPr>
      <w:r>
        <w:t>Costs due to productivity losses were estimated using the human capital method,</w:t>
      </w:r>
      <w:r>
        <w:rPr>
          <w:vertAlign w:val="superscript"/>
        </w:rPr>
        <w:t>17</w:t>
      </w:r>
      <w:r>
        <w:t xml:space="preserve"> multiplying the days absent from work due to illness with average annual earnings data matched by sex, obtained from the Office for National Annual Survey of Hours and Earnings.</w:t>
      </w:r>
      <w:r>
        <w:rPr>
          <w:vertAlign w:val="superscript"/>
        </w:rPr>
        <w:t>18</w:t>
      </w:r>
      <w:r>
        <w:t xml:space="preserve"> Addiction keyworker costs were based on the results of a previous trial.</w:t>
      </w:r>
      <w:r>
        <w:rPr>
          <w:vertAlign w:val="superscript"/>
        </w:rPr>
        <w:t>5</w:t>
      </w:r>
      <w:r>
        <w:t xml:space="preserve"> </w:t>
      </w:r>
      <w:hyperlink w:anchor="tbl-adsus-unit-costs">
        <w:r>
          <w:rPr>
            <w:rStyle w:val="Hyperlink"/>
          </w:rPr>
          <w:t>Table S2.1</w:t>
        </w:r>
      </w:hyperlink>
      <w:r>
        <w:t xml:space="preserve"> presents the unit costs relating to resources measured using the ADSUS and KCF.</w:t>
      </w:r>
    </w:p>
    <w:p w14:paraId="21A12E23" w14:textId="77777777" w:rsidR="009B140D" w:rsidRDefault="009B140D">
      <w:r>
        <w:br w:type="page"/>
      </w:r>
    </w:p>
    <w:p w14:paraId="37342E4F" w14:textId="23C628EB" w:rsidR="00736ECF" w:rsidRDefault="00736ECF" w:rsidP="00736ECF">
      <w:pPr>
        <w:pStyle w:val="TableCaption"/>
      </w:pPr>
      <w:r>
        <w:lastRenderedPageBreak/>
        <w:t>Table S2.1: Unit costs (GBP) relating to resources measured with the ADSUS and KCF (2021 price)</w:t>
      </w:r>
    </w:p>
    <w:tbl>
      <w:tblPr>
        <w:tblStyle w:val="Table"/>
        <w:tblW w:w="0" w:type="auto"/>
        <w:tblLook w:val="0020" w:firstRow="1" w:lastRow="0" w:firstColumn="0" w:lastColumn="0" w:noHBand="0" w:noVBand="0"/>
        <w:tblCaption w:val="Table 1: Unit costs (GBP) relating to resources measured with the ADSUS and KCF (2021 price)"/>
      </w:tblPr>
      <w:tblGrid>
        <w:gridCol w:w="2977"/>
        <w:gridCol w:w="1207"/>
        <w:gridCol w:w="4262"/>
        <w:gridCol w:w="914"/>
      </w:tblGrid>
      <w:tr w:rsidR="00736ECF" w14:paraId="0CF6667A" w14:textId="77777777" w:rsidTr="006A1475">
        <w:trPr>
          <w:cnfStyle w:val="100000000000" w:firstRow="1" w:lastRow="0" w:firstColumn="0" w:lastColumn="0" w:oddVBand="0" w:evenVBand="0" w:oddHBand="0" w:evenHBand="0" w:firstRowFirstColumn="0" w:firstRowLastColumn="0" w:lastRowFirstColumn="0" w:lastRowLastColumn="0"/>
          <w:tblHeader/>
        </w:trPr>
        <w:tc>
          <w:tcPr>
            <w:tcW w:w="2977" w:type="dxa"/>
          </w:tcPr>
          <w:p w14:paraId="67E16078" w14:textId="77777777" w:rsidR="00736ECF" w:rsidRDefault="00736ECF">
            <w:pPr>
              <w:pStyle w:val="Compact"/>
            </w:pPr>
            <w:r>
              <w:t>Description</w:t>
            </w:r>
          </w:p>
        </w:tc>
        <w:tc>
          <w:tcPr>
            <w:tcW w:w="875" w:type="dxa"/>
          </w:tcPr>
          <w:p w14:paraId="4C3EB848" w14:textId="77777777" w:rsidR="00736ECF" w:rsidRDefault="00736ECF">
            <w:pPr>
              <w:pStyle w:val="Compact"/>
              <w:jc w:val="right"/>
            </w:pPr>
            <w:r>
              <w:t>Unit cost</w:t>
            </w:r>
          </w:p>
        </w:tc>
        <w:tc>
          <w:tcPr>
            <w:tcW w:w="0" w:type="auto"/>
          </w:tcPr>
          <w:p w14:paraId="1D307016" w14:textId="77777777" w:rsidR="00736ECF" w:rsidRDefault="00736ECF">
            <w:pPr>
              <w:pStyle w:val="Compact"/>
            </w:pPr>
            <w:r>
              <w:t>Notes</w:t>
            </w:r>
          </w:p>
        </w:tc>
        <w:tc>
          <w:tcPr>
            <w:tcW w:w="0" w:type="auto"/>
          </w:tcPr>
          <w:p w14:paraId="6648ABDF" w14:textId="77777777" w:rsidR="00736ECF" w:rsidRDefault="00736ECF">
            <w:pPr>
              <w:pStyle w:val="Compact"/>
              <w:jc w:val="right"/>
            </w:pPr>
            <w:r>
              <w:t>Source</w:t>
            </w:r>
          </w:p>
        </w:tc>
      </w:tr>
      <w:tr w:rsidR="00736ECF" w14:paraId="40475F36" w14:textId="77777777">
        <w:tc>
          <w:tcPr>
            <w:tcW w:w="0" w:type="auto"/>
            <w:gridSpan w:val="4"/>
          </w:tcPr>
          <w:p w14:paraId="63C60F57" w14:textId="77777777" w:rsidR="00736ECF" w:rsidRDefault="00736ECF">
            <w:pPr>
              <w:pStyle w:val="Compact"/>
            </w:pPr>
            <w:r>
              <w:rPr>
                <w:b/>
                <w:bCs/>
              </w:rPr>
              <w:t>Societal perspective</w:t>
            </w:r>
          </w:p>
        </w:tc>
      </w:tr>
      <w:tr w:rsidR="00736ECF" w14:paraId="0D1B489A" w14:textId="77777777" w:rsidTr="006A1475">
        <w:tc>
          <w:tcPr>
            <w:tcW w:w="2977" w:type="dxa"/>
          </w:tcPr>
          <w:p w14:paraId="0D1C75F5" w14:textId="77777777" w:rsidR="00736ECF" w:rsidRDefault="00736ECF" w:rsidP="007B233B">
            <w:pPr>
              <w:pStyle w:val="Compact"/>
              <w:ind w:left="170"/>
            </w:pPr>
            <w:r>
              <w:t>Staffed accommodation</w:t>
            </w:r>
          </w:p>
        </w:tc>
        <w:tc>
          <w:tcPr>
            <w:tcW w:w="875" w:type="dxa"/>
          </w:tcPr>
          <w:p w14:paraId="17E5FB98" w14:textId="77777777" w:rsidR="00736ECF" w:rsidRDefault="00736ECF">
            <w:pPr>
              <w:pStyle w:val="Compact"/>
              <w:jc w:val="right"/>
            </w:pPr>
            <w:r>
              <w:t>950·00</w:t>
            </w:r>
          </w:p>
        </w:tc>
        <w:tc>
          <w:tcPr>
            <w:tcW w:w="0" w:type="auto"/>
          </w:tcPr>
          <w:p w14:paraId="6CF1A38C" w14:textId="77777777" w:rsidR="00736ECF" w:rsidRDefault="00736ECF">
            <w:pPr>
              <w:pStyle w:val="Compact"/>
            </w:pPr>
            <w:r>
              <w:t>Per week</w:t>
            </w:r>
          </w:p>
        </w:tc>
        <w:tc>
          <w:tcPr>
            <w:tcW w:w="0" w:type="auto"/>
          </w:tcPr>
          <w:p w14:paraId="0D1C2DF2" w14:textId="77777777" w:rsidR="00736ECF" w:rsidRDefault="00736ECF">
            <w:pPr>
              <w:pStyle w:val="Compact"/>
              <w:jc w:val="right"/>
            </w:pPr>
            <w:r>
              <w:t>[10]</w:t>
            </w:r>
          </w:p>
        </w:tc>
      </w:tr>
      <w:tr w:rsidR="00736ECF" w14:paraId="2D1BA350" w14:textId="77777777" w:rsidTr="006A1475">
        <w:tc>
          <w:tcPr>
            <w:tcW w:w="2977" w:type="dxa"/>
          </w:tcPr>
          <w:p w14:paraId="6ABCEB73" w14:textId="77777777" w:rsidR="00736ECF" w:rsidRDefault="00736ECF" w:rsidP="007B233B">
            <w:pPr>
              <w:pStyle w:val="Compact"/>
              <w:ind w:left="170"/>
            </w:pPr>
            <w:r>
              <w:t>Homeless: hostel, shelter, or refuge</w:t>
            </w:r>
          </w:p>
        </w:tc>
        <w:tc>
          <w:tcPr>
            <w:tcW w:w="875" w:type="dxa"/>
          </w:tcPr>
          <w:p w14:paraId="6CA17AC2" w14:textId="77777777" w:rsidR="00736ECF" w:rsidRDefault="00736ECF">
            <w:pPr>
              <w:pStyle w:val="Compact"/>
              <w:jc w:val="right"/>
            </w:pPr>
            <w:r>
              <w:t>264·96</w:t>
            </w:r>
          </w:p>
        </w:tc>
        <w:tc>
          <w:tcPr>
            <w:tcW w:w="0" w:type="auto"/>
          </w:tcPr>
          <w:p w14:paraId="09EF5878" w14:textId="77777777" w:rsidR="00736ECF" w:rsidRDefault="00736ECF">
            <w:pPr>
              <w:pStyle w:val="Compact"/>
            </w:pPr>
            <w:r>
              <w:t>Per week</w:t>
            </w:r>
          </w:p>
        </w:tc>
        <w:tc>
          <w:tcPr>
            <w:tcW w:w="0" w:type="auto"/>
          </w:tcPr>
          <w:p w14:paraId="3E21ADF7" w14:textId="77777777" w:rsidR="00736ECF" w:rsidRDefault="00736ECF">
            <w:pPr>
              <w:pStyle w:val="Compact"/>
              <w:jc w:val="right"/>
            </w:pPr>
            <w:r>
              <w:t>[93]</w:t>
            </w:r>
          </w:p>
        </w:tc>
      </w:tr>
      <w:tr w:rsidR="00736ECF" w14:paraId="74AA0736" w14:textId="77777777" w:rsidTr="006A1475">
        <w:tc>
          <w:tcPr>
            <w:tcW w:w="2977" w:type="dxa"/>
          </w:tcPr>
          <w:p w14:paraId="185511F3" w14:textId="77777777" w:rsidR="00736ECF" w:rsidRDefault="00736ECF" w:rsidP="007B233B">
            <w:pPr>
              <w:pStyle w:val="Compact"/>
              <w:ind w:left="170"/>
            </w:pPr>
            <w:r>
              <w:t>Prison</w:t>
            </w:r>
          </w:p>
        </w:tc>
        <w:tc>
          <w:tcPr>
            <w:tcW w:w="875" w:type="dxa"/>
          </w:tcPr>
          <w:p w14:paraId="129E619C" w14:textId="77777777" w:rsidR="00736ECF" w:rsidRDefault="00736ECF">
            <w:pPr>
              <w:pStyle w:val="Compact"/>
              <w:jc w:val="right"/>
            </w:pPr>
            <w:r>
              <w:t>124·79</w:t>
            </w:r>
          </w:p>
        </w:tc>
        <w:tc>
          <w:tcPr>
            <w:tcW w:w="0" w:type="auto"/>
          </w:tcPr>
          <w:p w14:paraId="61135857" w14:textId="77777777" w:rsidR="00736ECF" w:rsidRDefault="00736ECF">
            <w:pPr>
              <w:pStyle w:val="Compact"/>
            </w:pPr>
            <w:r>
              <w:t>Per prisoner night (overall resource/average population/year)</w:t>
            </w:r>
          </w:p>
        </w:tc>
        <w:tc>
          <w:tcPr>
            <w:tcW w:w="0" w:type="auto"/>
          </w:tcPr>
          <w:p w14:paraId="3E30E410" w14:textId="77777777" w:rsidR="00736ECF" w:rsidRDefault="00736ECF">
            <w:pPr>
              <w:pStyle w:val="Compact"/>
              <w:jc w:val="right"/>
            </w:pPr>
            <w:r>
              <w:t>[12]</w:t>
            </w:r>
          </w:p>
        </w:tc>
      </w:tr>
      <w:tr w:rsidR="00736ECF" w14:paraId="157727E3" w14:textId="77777777" w:rsidTr="006A1475">
        <w:tc>
          <w:tcPr>
            <w:tcW w:w="2977" w:type="dxa"/>
          </w:tcPr>
          <w:p w14:paraId="39E394CF" w14:textId="77777777" w:rsidR="00736ECF" w:rsidRDefault="00736ECF" w:rsidP="007B233B">
            <w:pPr>
              <w:pStyle w:val="Compact"/>
              <w:ind w:left="170"/>
            </w:pPr>
            <w:r>
              <w:t>Probation officer</w:t>
            </w:r>
          </w:p>
        </w:tc>
        <w:tc>
          <w:tcPr>
            <w:tcW w:w="875" w:type="dxa"/>
          </w:tcPr>
          <w:p w14:paraId="6AD09C24" w14:textId="77777777" w:rsidR="00736ECF" w:rsidRDefault="00736ECF">
            <w:pPr>
              <w:pStyle w:val="Compact"/>
              <w:jc w:val="right"/>
            </w:pPr>
            <w:r>
              <w:t>236·70</w:t>
            </w:r>
          </w:p>
        </w:tc>
        <w:tc>
          <w:tcPr>
            <w:tcW w:w="0" w:type="auto"/>
          </w:tcPr>
          <w:p w14:paraId="60031433" w14:textId="77777777" w:rsidR="00736ECF" w:rsidRDefault="00736ECF">
            <w:pPr>
              <w:pStyle w:val="Compact"/>
            </w:pPr>
            <w:r>
              <w:t>Per contact hour</w:t>
            </w:r>
          </w:p>
        </w:tc>
        <w:tc>
          <w:tcPr>
            <w:tcW w:w="0" w:type="auto"/>
          </w:tcPr>
          <w:p w14:paraId="712AE3EE" w14:textId="77777777" w:rsidR="00736ECF" w:rsidRDefault="00736ECF">
            <w:pPr>
              <w:pStyle w:val="Compact"/>
              <w:jc w:val="right"/>
            </w:pPr>
            <w:r>
              <w:t>[12]</w:t>
            </w:r>
          </w:p>
        </w:tc>
      </w:tr>
      <w:tr w:rsidR="00736ECF" w14:paraId="4B54575C" w14:textId="77777777" w:rsidTr="006A1475">
        <w:tc>
          <w:tcPr>
            <w:tcW w:w="2977" w:type="dxa"/>
          </w:tcPr>
          <w:p w14:paraId="1741DDD9" w14:textId="77777777" w:rsidR="00736ECF" w:rsidRDefault="00736ECF" w:rsidP="007B233B">
            <w:pPr>
              <w:pStyle w:val="Compact"/>
              <w:ind w:left="170"/>
            </w:pPr>
            <w:r>
              <w:t>Solicitor or other legal representative (for any reason, e.g. mental health, criminal, or civil)</w:t>
            </w:r>
          </w:p>
        </w:tc>
        <w:tc>
          <w:tcPr>
            <w:tcW w:w="875" w:type="dxa"/>
          </w:tcPr>
          <w:p w14:paraId="54E89204" w14:textId="77777777" w:rsidR="00736ECF" w:rsidRDefault="00736ECF">
            <w:pPr>
              <w:pStyle w:val="Compact"/>
              <w:jc w:val="right"/>
            </w:pPr>
            <w:r>
              <w:t>244·98</w:t>
            </w:r>
          </w:p>
        </w:tc>
        <w:tc>
          <w:tcPr>
            <w:tcW w:w="0" w:type="auto"/>
          </w:tcPr>
          <w:p w14:paraId="79368887" w14:textId="77777777" w:rsidR="00736ECF" w:rsidRDefault="00736ECF">
            <w:pPr>
              <w:pStyle w:val="Compact"/>
            </w:pPr>
            <w:r>
              <w:t>Per hour</w:t>
            </w:r>
          </w:p>
        </w:tc>
        <w:tc>
          <w:tcPr>
            <w:tcW w:w="0" w:type="auto"/>
          </w:tcPr>
          <w:p w14:paraId="3C20A485" w14:textId="77777777" w:rsidR="00736ECF" w:rsidRDefault="00736ECF">
            <w:pPr>
              <w:pStyle w:val="Compact"/>
              <w:jc w:val="right"/>
            </w:pPr>
            <w:r>
              <w:t>[13]</w:t>
            </w:r>
          </w:p>
        </w:tc>
      </w:tr>
      <w:tr w:rsidR="00736ECF" w14:paraId="2E0855EA" w14:textId="77777777" w:rsidTr="006A1475">
        <w:tc>
          <w:tcPr>
            <w:tcW w:w="2977" w:type="dxa"/>
          </w:tcPr>
          <w:p w14:paraId="7DA8447A" w14:textId="77777777" w:rsidR="00736ECF" w:rsidRDefault="00736ECF" w:rsidP="007B233B">
            <w:pPr>
              <w:pStyle w:val="Compact"/>
              <w:ind w:left="170"/>
            </w:pPr>
            <w:r>
              <w:t>Legal aid</w:t>
            </w:r>
          </w:p>
        </w:tc>
        <w:tc>
          <w:tcPr>
            <w:tcW w:w="875" w:type="dxa"/>
          </w:tcPr>
          <w:p w14:paraId="3B57F747" w14:textId="77777777" w:rsidR="00736ECF" w:rsidRDefault="00736ECF">
            <w:pPr>
              <w:pStyle w:val="Compact"/>
              <w:jc w:val="right"/>
            </w:pPr>
            <w:r>
              <w:t>50·11</w:t>
            </w:r>
          </w:p>
        </w:tc>
        <w:tc>
          <w:tcPr>
            <w:tcW w:w="0" w:type="auto"/>
          </w:tcPr>
          <w:p w14:paraId="38B63B7B" w14:textId="77777777" w:rsidR="00736ECF" w:rsidRDefault="00736ECF">
            <w:pPr>
              <w:pStyle w:val="Compact"/>
            </w:pPr>
            <w:r>
              <w:t>Per hour</w:t>
            </w:r>
          </w:p>
        </w:tc>
        <w:tc>
          <w:tcPr>
            <w:tcW w:w="0" w:type="auto"/>
          </w:tcPr>
          <w:p w14:paraId="4214AB9C" w14:textId="77777777" w:rsidR="00736ECF" w:rsidRDefault="00736ECF">
            <w:pPr>
              <w:pStyle w:val="Compact"/>
              <w:jc w:val="right"/>
            </w:pPr>
            <w:r>
              <w:t>[13]</w:t>
            </w:r>
          </w:p>
        </w:tc>
      </w:tr>
      <w:tr w:rsidR="00736ECF" w14:paraId="23B07BC6" w14:textId="77777777" w:rsidTr="006A1475">
        <w:tc>
          <w:tcPr>
            <w:tcW w:w="2977" w:type="dxa"/>
          </w:tcPr>
          <w:p w14:paraId="10D4CE79" w14:textId="77777777" w:rsidR="00736ECF" w:rsidRDefault="00736ECF" w:rsidP="007B233B">
            <w:pPr>
              <w:pStyle w:val="Compact"/>
              <w:ind w:left="170"/>
            </w:pPr>
            <w:r>
              <w:t>Burglary in a dwelling</w:t>
            </w:r>
          </w:p>
        </w:tc>
        <w:tc>
          <w:tcPr>
            <w:tcW w:w="875" w:type="dxa"/>
          </w:tcPr>
          <w:p w14:paraId="4F01B0FA" w14:textId="77777777" w:rsidR="00736ECF" w:rsidRDefault="00736ECF">
            <w:pPr>
              <w:pStyle w:val="Compact"/>
              <w:jc w:val="right"/>
            </w:pPr>
            <w:r>
              <w:t>6,603·29</w:t>
            </w:r>
          </w:p>
        </w:tc>
        <w:tc>
          <w:tcPr>
            <w:tcW w:w="0" w:type="auto"/>
          </w:tcPr>
          <w:p w14:paraId="0EEF496E" w14:textId="77777777" w:rsidR="00736ECF" w:rsidRDefault="00736ECF">
            <w:pPr>
              <w:pStyle w:val="Compact"/>
            </w:pPr>
            <w:r>
              <w:t>Per instance</w:t>
            </w:r>
          </w:p>
        </w:tc>
        <w:tc>
          <w:tcPr>
            <w:tcW w:w="0" w:type="auto"/>
          </w:tcPr>
          <w:p w14:paraId="0CE0B5F0" w14:textId="77777777" w:rsidR="00736ECF" w:rsidRDefault="00736ECF">
            <w:pPr>
              <w:pStyle w:val="Compact"/>
              <w:jc w:val="right"/>
            </w:pPr>
            <w:r>
              <w:t>[13]</w:t>
            </w:r>
          </w:p>
        </w:tc>
      </w:tr>
      <w:tr w:rsidR="00736ECF" w14:paraId="1C2EAA46" w14:textId="77777777" w:rsidTr="006A1475">
        <w:tc>
          <w:tcPr>
            <w:tcW w:w="2977" w:type="dxa"/>
          </w:tcPr>
          <w:p w14:paraId="44892EA0" w14:textId="77777777" w:rsidR="00736ECF" w:rsidRDefault="00736ECF" w:rsidP="007B233B">
            <w:pPr>
              <w:pStyle w:val="Compact"/>
              <w:ind w:left="170"/>
            </w:pPr>
            <w:r>
              <w:t>Burglary not in a dwelling</w:t>
            </w:r>
          </w:p>
        </w:tc>
        <w:tc>
          <w:tcPr>
            <w:tcW w:w="875" w:type="dxa"/>
          </w:tcPr>
          <w:p w14:paraId="5DCE85D7" w14:textId="77777777" w:rsidR="00736ECF" w:rsidRDefault="00736ECF">
            <w:pPr>
              <w:pStyle w:val="Compact"/>
              <w:jc w:val="right"/>
            </w:pPr>
            <w:r>
              <w:t>17,215·32</w:t>
            </w:r>
          </w:p>
        </w:tc>
        <w:tc>
          <w:tcPr>
            <w:tcW w:w="0" w:type="auto"/>
          </w:tcPr>
          <w:p w14:paraId="56F18184" w14:textId="77777777" w:rsidR="00736ECF" w:rsidRDefault="00736ECF">
            <w:pPr>
              <w:pStyle w:val="Compact"/>
            </w:pPr>
            <w:r>
              <w:t>Per instance</w:t>
            </w:r>
          </w:p>
        </w:tc>
        <w:tc>
          <w:tcPr>
            <w:tcW w:w="0" w:type="auto"/>
          </w:tcPr>
          <w:p w14:paraId="0A027AD3" w14:textId="77777777" w:rsidR="00736ECF" w:rsidRDefault="00736ECF">
            <w:pPr>
              <w:pStyle w:val="Compact"/>
              <w:jc w:val="right"/>
            </w:pPr>
            <w:r>
              <w:t>[13]</w:t>
            </w:r>
          </w:p>
        </w:tc>
      </w:tr>
      <w:tr w:rsidR="00736ECF" w14:paraId="554191E2" w14:textId="77777777" w:rsidTr="006A1475">
        <w:tc>
          <w:tcPr>
            <w:tcW w:w="2977" w:type="dxa"/>
          </w:tcPr>
          <w:p w14:paraId="45470D0E" w14:textId="77777777" w:rsidR="00736ECF" w:rsidRDefault="00736ECF" w:rsidP="007B233B">
            <w:pPr>
              <w:pStyle w:val="Compact"/>
              <w:ind w:left="170"/>
            </w:pPr>
            <w:r>
              <w:t>Robbery of personal property</w:t>
            </w:r>
          </w:p>
        </w:tc>
        <w:tc>
          <w:tcPr>
            <w:tcW w:w="875" w:type="dxa"/>
          </w:tcPr>
          <w:p w14:paraId="51CCB2D1" w14:textId="77777777" w:rsidR="00736ECF" w:rsidRDefault="00736ECF">
            <w:pPr>
              <w:pStyle w:val="Compact"/>
              <w:jc w:val="right"/>
            </w:pPr>
            <w:r>
              <w:t>12,605·26</w:t>
            </w:r>
          </w:p>
        </w:tc>
        <w:tc>
          <w:tcPr>
            <w:tcW w:w="0" w:type="auto"/>
          </w:tcPr>
          <w:p w14:paraId="34F4E8DF" w14:textId="77777777" w:rsidR="00736ECF" w:rsidRDefault="00736ECF">
            <w:pPr>
              <w:pStyle w:val="Compact"/>
            </w:pPr>
            <w:r>
              <w:t>Per instance</w:t>
            </w:r>
          </w:p>
        </w:tc>
        <w:tc>
          <w:tcPr>
            <w:tcW w:w="0" w:type="auto"/>
          </w:tcPr>
          <w:p w14:paraId="329690E6" w14:textId="77777777" w:rsidR="00736ECF" w:rsidRDefault="00736ECF">
            <w:pPr>
              <w:pStyle w:val="Compact"/>
              <w:jc w:val="right"/>
            </w:pPr>
            <w:r>
              <w:t>[13]</w:t>
            </w:r>
          </w:p>
        </w:tc>
      </w:tr>
      <w:tr w:rsidR="00736ECF" w14:paraId="4A9D51BF" w14:textId="77777777" w:rsidTr="006A1475">
        <w:tc>
          <w:tcPr>
            <w:tcW w:w="2977" w:type="dxa"/>
          </w:tcPr>
          <w:p w14:paraId="4F866C22" w14:textId="77777777" w:rsidR="00736ECF" w:rsidRDefault="00736ECF" w:rsidP="007B233B">
            <w:pPr>
              <w:pStyle w:val="Compact"/>
              <w:ind w:left="170"/>
            </w:pPr>
            <w:r>
              <w:t>Theft of a vehicle</w:t>
            </w:r>
          </w:p>
        </w:tc>
        <w:tc>
          <w:tcPr>
            <w:tcW w:w="875" w:type="dxa"/>
          </w:tcPr>
          <w:p w14:paraId="72EF36CE" w14:textId="77777777" w:rsidR="00736ECF" w:rsidRDefault="00736ECF">
            <w:pPr>
              <w:pStyle w:val="Compact"/>
              <w:jc w:val="right"/>
            </w:pPr>
            <w:r>
              <w:t>11,458·32</w:t>
            </w:r>
          </w:p>
        </w:tc>
        <w:tc>
          <w:tcPr>
            <w:tcW w:w="0" w:type="auto"/>
          </w:tcPr>
          <w:p w14:paraId="5E167099" w14:textId="77777777" w:rsidR="00736ECF" w:rsidRDefault="00736ECF">
            <w:pPr>
              <w:pStyle w:val="Compact"/>
            </w:pPr>
            <w:r>
              <w:t>Per instance</w:t>
            </w:r>
          </w:p>
        </w:tc>
        <w:tc>
          <w:tcPr>
            <w:tcW w:w="0" w:type="auto"/>
          </w:tcPr>
          <w:p w14:paraId="1DEA8FDA" w14:textId="77777777" w:rsidR="00736ECF" w:rsidRDefault="00736ECF">
            <w:pPr>
              <w:pStyle w:val="Compact"/>
              <w:jc w:val="right"/>
            </w:pPr>
            <w:r>
              <w:t>[13]</w:t>
            </w:r>
          </w:p>
        </w:tc>
      </w:tr>
      <w:tr w:rsidR="00736ECF" w14:paraId="70492425" w14:textId="77777777" w:rsidTr="006A1475">
        <w:tc>
          <w:tcPr>
            <w:tcW w:w="2977" w:type="dxa"/>
          </w:tcPr>
          <w:p w14:paraId="1055E508" w14:textId="77777777" w:rsidR="00736ECF" w:rsidRDefault="00736ECF" w:rsidP="007B233B">
            <w:pPr>
              <w:pStyle w:val="Compact"/>
              <w:ind w:left="170"/>
            </w:pPr>
            <w:r>
              <w:t>Theft from a vehicle</w:t>
            </w:r>
          </w:p>
        </w:tc>
        <w:tc>
          <w:tcPr>
            <w:tcW w:w="875" w:type="dxa"/>
          </w:tcPr>
          <w:p w14:paraId="4A4012D0" w14:textId="77777777" w:rsidR="00736ECF" w:rsidRDefault="00736ECF">
            <w:pPr>
              <w:pStyle w:val="Compact"/>
              <w:jc w:val="right"/>
            </w:pPr>
            <w:r>
              <w:t>968·78</w:t>
            </w:r>
          </w:p>
        </w:tc>
        <w:tc>
          <w:tcPr>
            <w:tcW w:w="0" w:type="auto"/>
          </w:tcPr>
          <w:p w14:paraId="171E842A" w14:textId="77777777" w:rsidR="00736ECF" w:rsidRDefault="00736ECF">
            <w:pPr>
              <w:pStyle w:val="Compact"/>
            </w:pPr>
            <w:r>
              <w:t>Per instance</w:t>
            </w:r>
          </w:p>
        </w:tc>
        <w:tc>
          <w:tcPr>
            <w:tcW w:w="0" w:type="auto"/>
          </w:tcPr>
          <w:p w14:paraId="08C1077E" w14:textId="77777777" w:rsidR="00736ECF" w:rsidRDefault="00736ECF">
            <w:pPr>
              <w:pStyle w:val="Compact"/>
              <w:jc w:val="right"/>
            </w:pPr>
            <w:r>
              <w:t>[13]</w:t>
            </w:r>
          </w:p>
        </w:tc>
      </w:tr>
      <w:tr w:rsidR="00736ECF" w14:paraId="6B9C07CB" w14:textId="77777777" w:rsidTr="006A1475">
        <w:tc>
          <w:tcPr>
            <w:tcW w:w="2977" w:type="dxa"/>
          </w:tcPr>
          <w:p w14:paraId="40FC8232" w14:textId="77777777" w:rsidR="00736ECF" w:rsidRDefault="00736ECF" w:rsidP="007B233B">
            <w:pPr>
              <w:pStyle w:val="Compact"/>
              <w:ind w:left="170"/>
            </w:pPr>
            <w:r>
              <w:t>Theft from a person</w:t>
            </w:r>
          </w:p>
        </w:tc>
        <w:tc>
          <w:tcPr>
            <w:tcW w:w="875" w:type="dxa"/>
          </w:tcPr>
          <w:p w14:paraId="321BA197" w14:textId="77777777" w:rsidR="00736ECF" w:rsidRDefault="00736ECF">
            <w:pPr>
              <w:pStyle w:val="Compact"/>
              <w:jc w:val="right"/>
            </w:pPr>
            <w:r>
              <w:t>1,536·68</w:t>
            </w:r>
          </w:p>
        </w:tc>
        <w:tc>
          <w:tcPr>
            <w:tcW w:w="0" w:type="auto"/>
          </w:tcPr>
          <w:p w14:paraId="6912E722" w14:textId="77777777" w:rsidR="00736ECF" w:rsidRDefault="00736ECF">
            <w:pPr>
              <w:pStyle w:val="Compact"/>
            </w:pPr>
            <w:r>
              <w:t>Per instance</w:t>
            </w:r>
          </w:p>
        </w:tc>
        <w:tc>
          <w:tcPr>
            <w:tcW w:w="0" w:type="auto"/>
          </w:tcPr>
          <w:p w14:paraId="1539F5EB" w14:textId="77777777" w:rsidR="00736ECF" w:rsidRDefault="00736ECF">
            <w:pPr>
              <w:pStyle w:val="Compact"/>
              <w:jc w:val="right"/>
            </w:pPr>
            <w:r>
              <w:t>[13]</w:t>
            </w:r>
          </w:p>
        </w:tc>
      </w:tr>
      <w:tr w:rsidR="00736ECF" w14:paraId="64B27534" w14:textId="77777777" w:rsidTr="006A1475">
        <w:tc>
          <w:tcPr>
            <w:tcW w:w="2977" w:type="dxa"/>
          </w:tcPr>
          <w:p w14:paraId="5BE3E544" w14:textId="77777777" w:rsidR="00736ECF" w:rsidRDefault="00736ECF" w:rsidP="007B233B">
            <w:pPr>
              <w:pStyle w:val="Compact"/>
              <w:ind w:left="170"/>
            </w:pPr>
            <w:r>
              <w:t>Theft from a shop</w:t>
            </w:r>
          </w:p>
        </w:tc>
        <w:tc>
          <w:tcPr>
            <w:tcW w:w="875" w:type="dxa"/>
          </w:tcPr>
          <w:p w14:paraId="50DF388B" w14:textId="77777777" w:rsidR="00736ECF" w:rsidRDefault="00736ECF">
            <w:pPr>
              <w:pStyle w:val="Compact"/>
              <w:jc w:val="right"/>
            </w:pPr>
            <w:r>
              <w:t>1,080·13</w:t>
            </w:r>
          </w:p>
        </w:tc>
        <w:tc>
          <w:tcPr>
            <w:tcW w:w="0" w:type="auto"/>
          </w:tcPr>
          <w:p w14:paraId="1E891A58" w14:textId="77777777" w:rsidR="00736ECF" w:rsidRDefault="00736ECF">
            <w:pPr>
              <w:pStyle w:val="Compact"/>
            </w:pPr>
            <w:r>
              <w:t>Per instance. Commercial theft.</w:t>
            </w:r>
          </w:p>
        </w:tc>
        <w:tc>
          <w:tcPr>
            <w:tcW w:w="0" w:type="auto"/>
          </w:tcPr>
          <w:p w14:paraId="0CC46063" w14:textId="77777777" w:rsidR="00736ECF" w:rsidRDefault="00736ECF">
            <w:pPr>
              <w:pStyle w:val="Compact"/>
              <w:jc w:val="right"/>
            </w:pPr>
            <w:r>
              <w:t>[13]</w:t>
            </w:r>
          </w:p>
        </w:tc>
      </w:tr>
      <w:tr w:rsidR="00736ECF" w14:paraId="5E7B96ED" w14:textId="77777777" w:rsidTr="006A1475">
        <w:tc>
          <w:tcPr>
            <w:tcW w:w="2977" w:type="dxa"/>
          </w:tcPr>
          <w:p w14:paraId="2D47316C" w14:textId="77777777" w:rsidR="00736ECF" w:rsidRDefault="00736ECF" w:rsidP="007B233B">
            <w:pPr>
              <w:pStyle w:val="Compact"/>
              <w:ind w:left="170"/>
            </w:pPr>
            <w:r>
              <w:t>Criminal damage to a dwelling</w:t>
            </w:r>
          </w:p>
        </w:tc>
        <w:tc>
          <w:tcPr>
            <w:tcW w:w="875" w:type="dxa"/>
          </w:tcPr>
          <w:p w14:paraId="1F3FB46F" w14:textId="77777777" w:rsidR="00736ECF" w:rsidRDefault="00736ECF">
            <w:pPr>
              <w:pStyle w:val="Compact"/>
              <w:jc w:val="right"/>
            </w:pPr>
            <w:r>
              <w:t>1,503·28</w:t>
            </w:r>
          </w:p>
        </w:tc>
        <w:tc>
          <w:tcPr>
            <w:tcW w:w="0" w:type="auto"/>
          </w:tcPr>
          <w:p w14:paraId="69F9C2A4" w14:textId="77777777" w:rsidR="00736ECF" w:rsidRDefault="00736ECF">
            <w:pPr>
              <w:pStyle w:val="Compact"/>
            </w:pPr>
            <w:r>
              <w:t>Per instance</w:t>
            </w:r>
          </w:p>
        </w:tc>
        <w:tc>
          <w:tcPr>
            <w:tcW w:w="0" w:type="auto"/>
          </w:tcPr>
          <w:p w14:paraId="2DACEFE3" w14:textId="77777777" w:rsidR="00736ECF" w:rsidRDefault="00736ECF">
            <w:pPr>
              <w:pStyle w:val="Compact"/>
              <w:jc w:val="right"/>
            </w:pPr>
            <w:r>
              <w:t>[13]</w:t>
            </w:r>
          </w:p>
        </w:tc>
      </w:tr>
      <w:tr w:rsidR="00736ECF" w14:paraId="707C6325" w14:textId="77777777" w:rsidTr="006A1475">
        <w:tc>
          <w:tcPr>
            <w:tcW w:w="2977" w:type="dxa"/>
          </w:tcPr>
          <w:p w14:paraId="4659FC88" w14:textId="77777777" w:rsidR="00736ECF" w:rsidRDefault="00736ECF" w:rsidP="007B233B">
            <w:pPr>
              <w:pStyle w:val="Compact"/>
              <w:ind w:left="170"/>
            </w:pPr>
            <w:r>
              <w:t>Common assault</w:t>
            </w:r>
          </w:p>
        </w:tc>
        <w:tc>
          <w:tcPr>
            <w:tcW w:w="875" w:type="dxa"/>
          </w:tcPr>
          <w:p w14:paraId="0539BF9B" w14:textId="77777777" w:rsidR="00736ECF" w:rsidRDefault="00736ECF">
            <w:pPr>
              <w:pStyle w:val="Compact"/>
              <w:jc w:val="right"/>
            </w:pPr>
            <w:r>
              <w:t>6,603·29</w:t>
            </w:r>
          </w:p>
        </w:tc>
        <w:tc>
          <w:tcPr>
            <w:tcW w:w="0" w:type="auto"/>
          </w:tcPr>
          <w:p w14:paraId="13785AC1" w14:textId="77777777" w:rsidR="00736ECF" w:rsidRDefault="00736ECF">
            <w:pPr>
              <w:pStyle w:val="Compact"/>
            </w:pPr>
            <w:r>
              <w:t>Per instance. Violence without injury.</w:t>
            </w:r>
          </w:p>
        </w:tc>
        <w:tc>
          <w:tcPr>
            <w:tcW w:w="0" w:type="auto"/>
          </w:tcPr>
          <w:p w14:paraId="0B3E4F7F" w14:textId="77777777" w:rsidR="00736ECF" w:rsidRDefault="00736ECF">
            <w:pPr>
              <w:pStyle w:val="Compact"/>
              <w:jc w:val="right"/>
            </w:pPr>
            <w:r>
              <w:t>[13]</w:t>
            </w:r>
          </w:p>
        </w:tc>
      </w:tr>
      <w:tr w:rsidR="00736ECF" w14:paraId="19F465C3" w14:textId="77777777" w:rsidTr="006A1475">
        <w:tc>
          <w:tcPr>
            <w:tcW w:w="2977" w:type="dxa"/>
          </w:tcPr>
          <w:p w14:paraId="6EF4827E" w14:textId="77777777" w:rsidR="00736ECF" w:rsidRDefault="00736ECF" w:rsidP="007B233B">
            <w:pPr>
              <w:pStyle w:val="Compact"/>
              <w:ind w:left="170"/>
            </w:pPr>
            <w:r>
              <w:t>Harassment</w:t>
            </w:r>
          </w:p>
        </w:tc>
        <w:tc>
          <w:tcPr>
            <w:tcW w:w="875" w:type="dxa"/>
          </w:tcPr>
          <w:p w14:paraId="353F05F3" w14:textId="77777777" w:rsidR="00736ECF" w:rsidRDefault="00736ECF">
            <w:pPr>
              <w:pStyle w:val="Compact"/>
              <w:jc w:val="right"/>
            </w:pPr>
            <w:r>
              <w:t>6,603·29</w:t>
            </w:r>
          </w:p>
        </w:tc>
        <w:tc>
          <w:tcPr>
            <w:tcW w:w="0" w:type="auto"/>
          </w:tcPr>
          <w:p w14:paraId="4DD3FD97" w14:textId="77777777" w:rsidR="00736ECF" w:rsidRDefault="00736ECF">
            <w:pPr>
              <w:pStyle w:val="Compact"/>
            </w:pPr>
            <w:r>
              <w:t>Per instance. Assume same as common assault - violence without injury.</w:t>
            </w:r>
          </w:p>
        </w:tc>
        <w:tc>
          <w:tcPr>
            <w:tcW w:w="0" w:type="auto"/>
          </w:tcPr>
          <w:p w14:paraId="58B45A2D" w14:textId="77777777" w:rsidR="00736ECF" w:rsidRDefault="00736ECF">
            <w:pPr>
              <w:pStyle w:val="Compact"/>
              <w:jc w:val="right"/>
            </w:pPr>
            <w:r>
              <w:t>[13]</w:t>
            </w:r>
          </w:p>
        </w:tc>
      </w:tr>
      <w:tr w:rsidR="00736ECF" w14:paraId="7AA01102" w14:textId="77777777" w:rsidTr="006A1475">
        <w:tc>
          <w:tcPr>
            <w:tcW w:w="2977" w:type="dxa"/>
          </w:tcPr>
          <w:p w14:paraId="4FF0B584" w14:textId="77777777" w:rsidR="00736ECF" w:rsidRDefault="00736ECF" w:rsidP="007B233B">
            <w:pPr>
              <w:pStyle w:val="Compact"/>
              <w:ind w:left="170"/>
            </w:pPr>
            <w:r>
              <w:t>Cheque and credit card fraud</w:t>
            </w:r>
          </w:p>
        </w:tc>
        <w:tc>
          <w:tcPr>
            <w:tcW w:w="875" w:type="dxa"/>
          </w:tcPr>
          <w:p w14:paraId="60707453" w14:textId="77777777" w:rsidR="00736ECF" w:rsidRDefault="00736ECF">
            <w:pPr>
              <w:pStyle w:val="Compact"/>
              <w:jc w:val="right"/>
            </w:pPr>
            <w:r>
              <w:t>1,436·47</w:t>
            </w:r>
          </w:p>
        </w:tc>
        <w:tc>
          <w:tcPr>
            <w:tcW w:w="0" w:type="auto"/>
          </w:tcPr>
          <w:p w14:paraId="552B7928" w14:textId="77777777" w:rsidR="00736ECF" w:rsidRDefault="00736ECF">
            <w:pPr>
              <w:pStyle w:val="Compact"/>
            </w:pPr>
            <w:r>
              <w:t>Per instance. Fraud.</w:t>
            </w:r>
          </w:p>
        </w:tc>
        <w:tc>
          <w:tcPr>
            <w:tcW w:w="0" w:type="auto"/>
          </w:tcPr>
          <w:p w14:paraId="7FD3C7AC" w14:textId="77777777" w:rsidR="00736ECF" w:rsidRDefault="00736ECF">
            <w:pPr>
              <w:pStyle w:val="Compact"/>
              <w:jc w:val="right"/>
            </w:pPr>
            <w:r>
              <w:t>[13]</w:t>
            </w:r>
          </w:p>
        </w:tc>
      </w:tr>
      <w:tr w:rsidR="00736ECF" w14:paraId="2B1F39BA" w14:textId="77777777" w:rsidTr="006A1475">
        <w:tc>
          <w:tcPr>
            <w:tcW w:w="2977" w:type="dxa"/>
          </w:tcPr>
          <w:p w14:paraId="69B97FEC" w14:textId="77777777" w:rsidR="00736ECF" w:rsidRDefault="00736ECF" w:rsidP="007B233B">
            <w:pPr>
              <w:pStyle w:val="Compact"/>
              <w:ind w:left="170"/>
            </w:pPr>
            <w:r>
              <w:t>Violence with injury</w:t>
            </w:r>
          </w:p>
        </w:tc>
        <w:tc>
          <w:tcPr>
            <w:tcW w:w="875" w:type="dxa"/>
          </w:tcPr>
          <w:p w14:paraId="0C6D66DD" w14:textId="77777777" w:rsidR="00736ECF" w:rsidRDefault="00736ECF">
            <w:pPr>
              <w:pStyle w:val="Compact"/>
              <w:jc w:val="right"/>
            </w:pPr>
            <w:r>
              <w:t>15,645·23</w:t>
            </w:r>
          </w:p>
        </w:tc>
        <w:tc>
          <w:tcPr>
            <w:tcW w:w="0" w:type="auto"/>
          </w:tcPr>
          <w:p w14:paraId="5C0FF5DD" w14:textId="77777777" w:rsidR="00736ECF" w:rsidRDefault="00736ECF">
            <w:pPr>
              <w:pStyle w:val="Compact"/>
            </w:pPr>
            <w:r>
              <w:t>Per instance</w:t>
            </w:r>
          </w:p>
        </w:tc>
        <w:tc>
          <w:tcPr>
            <w:tcW w:w="0" w:type="auto"/>
          </w:tcPr>
          <w:p w14:paraId="6B58075C" w14:textId="77777777" w:rsidR="00736ECF" w:rsidRDefault="00736ECF">
            <w:pPr>
              <w:pStyle w:val="Compact"/>
              <w:jc w:val="right"/>
            </w:pPr>
            <w:r>
              <w:t>[13]</w:t>
            </w:r>
          </w:p>
        </w:tc>
      </w:tr>
      <w:tr w:rsidR="00736ECF" w14:paraId="68DDD996" w14:textId="77777777" w:rsidTr="006A1475">
        <w:tc>
          <w:tcPr>
            <w:tcW w:w="2977" w:type="dxa"/>
          </w:tcPr>
          <w:p w14:paraId="67F65E39" w14:textId="77777777" w:rsidR="00736ECF" w:rsidRDefault="00736ECF" w:rsidP="007B233B">
            <w:pPr>
              <w:pStyle w:val="Compact"/>
              <w:ind w:left="170"/>
            </w:pPr>
            <w:r>
              <w:t>Violence without injury</w:t>
            </w:r>
          </w:p>
        </w:tc>
        <w:tc>
          <w:tcPr>
            <w:tcW w:w="875" w:type="dxa"/>
          </w:tcPr>
          <w:p w14:paraId="71899FC0" w14:textId="77777777" w:rsidR="00736ECF" w:rsidRDefault="00736ECF">
            <w:pPr>
              <w:pStyle w:val="Compact"/>
              <w:jc w:val="right"/>
            </w:pPr>
            <w:r>
              <w:t>6,603·29</w:t>
            </w:r>
          </w:p>
        </w:tc>
        <w:tc>
          <w:tcPr>
            <w:tcW w:w="0" w:type="auto"/>
          </w:tcPr>
          <w:p w14:paraId="47C269EF" w14:textId="77777777" w:rsidR="00736ECF" w:rsidRDefault="00736ECF">
            <w:pPr>
              <w:pStyle w:val="Compact"/>
            </w:pPr>
            <w:r>
              <w:t>Per instance</w:t>
            </w:r>
          </w:p>
        </w:tc>
        <w:tc>
          <w:tcPr>
            <w:tcW w:w="0" w:type="auto"/>
          </w:tcPr>
          <w:p w14:paraId="0866BFEF" w14:textId="77777777" w:rsidR="00736ECF" w:rsidRDefault="00736ECF">
            <w:pPr>
              <w:pStyle w:val="Compact"/>
              <w:jc w:val="right"/>
            </w:pPr>
            <w:r>
              <w:t>[13]</w:t>
            </w:r>
          </w:p>
        </w:tc>
      </w:tr>
      <w:tr w:rsidR="00736ECF" w14:paraId="6AE3CF69" w14:textId="77777777" w:rsidTr="006A1475">
        <w:tc>
          <w:tcPr>
            <w:tcW w:w="2977" w:type="dxa"/>
          </w:tcPr>
          <w:p w14:paraId="21F13E50" w14:textId="77777777" w:rsidR="00736ECF" w:rsidRDefault="00736ECF" w:rsidP="007B233B">
            <w:pPr>
              <w:pStyle w:val="Compact"/>
              <w:ind w:left="170"/>
            </w:pPr>
            <w:r>
              <w:t>Theft or unauthorized taking of a bicycle</w:t>
            </w:r>
          </w:p>
        </w:tc>
        <w:tc>
          <w:tcPr>
            <w:tcW w:w="875" w:type="dxa"/>
          </w:tcPr>
          <w:p w14:paraId="3EF04F57" w14:textId="77777777" w:rsidR="00736ECF" w:rsidRDefault="00736ECF">
            <w:pPr>
              <w:pStyle w:val="Compact"/>
              <w:jc w:val="right"/>
            </w:pPr>
            <w:r>
              <w:t>590·36</w:t>
            </w:r>
          </w:p>
        </w:tc>
        <w:tc>
          <w:tcPr>
            <w:tcW w:w="0" w:type="auto"/>
          </w:tcPr>
          <w:p w14:paraId="24209300" w14:textId="77777777" w:rsidR="00736ECF" w:rsidRDefault="00736ECF">
            <w:pPr>
              <w:pStyle w:val="Compact"/>
            </w:pPr>
            <w:r>
              <w:t>Per instance</w:t>
            </w:r>
          </w:p>
        </w:tc>
        <w:tc>
          <w:tcPr>
            <w:tcW w:w="0" w:type="auto"/>
          </w:tcPr>
          <w:p w14:paraId="10B42B0A" w14:textId="77777777" w:rsidR="00736ECF" w:rsidRDefault="00736ECF">
            <w:pPr>
              <w:pStyle w:val="Compact"/>
              <w:jc w:val="right"/>
            </w:pPr>
            <w:r>
              <w:t>[15]</w:t>
            </w:r>
          </w:p>
        </w:tc>
      </w:tr>
      <w:tr w:rsidR="00736ECF" w14:paraId="63D140C6" w14:textId="77777777" w:rsidTr="006A1475">
        <w:tc>
          <w:tcPr>
            <w:tcW w:w="2977" w:type="dxa"/>
          </w:tcPr>
          <w:p w14:paraId="4098D280" w14:textId="77777777" w:rsidR="00736ECF" w:rsidRDefault="00736ECF" w:rsidP="007B233B">
            <w:pPr>
              <w:pStyle w:val="Compact"/>
              <w:ind w:left="170"/>
            </w:pPr>
            <w:r>
              <w:t>Median gross weekly earning for full-time females</w:t>
            </w:r>
          </w:p>
        </w:tc>
        <w:tc>
          <w:tcPr>
            <w:tcW w:w="875" w:type="dxa"/>
          </w:tcPr>
          <w:p w14:paraId="41D04CF2" w14:textId="77777777" w:rsidR="00736ECF" w:rsidRDefault="00736ECF">
            <w:pPr>
              <w:pStyle w:val="Compact"/>
              <w:jc w:val="right"/>
            </w:pPr>
            <w:r>
              <w:t>558·10</w:t>
            </w:r>
          </w:p>
        </w:tc>
        <w:tc>
          <w:tcPr>
            <w:tcW w:w="0" w:type="auto"/>
          </w:tcPr>
          <w:p w14:paraId="6F24AE96" w14:textId="77777777" w:rsidR="00736ECF" w:rsidRDefault="00736ECF">
            <w:pPr>
              <w:pStyle w:val="Compact"/>
            </w:pPr>
            <w:r>
              <w:t>Median (mean not available)</w:t>
            </w:r>
          </w:p>
        </w:tc>
        <w:tc>
          <w:tcPr>
            <w:tcW w:w="0" w:type="auto"/>
          </w:tcPr>
          <w:p w14:paraId="6D4AA60D" w14:textId="77777777" w:rsidR="00736ECF" w:rsidRDefault="00736ECF">
            <w:pPr>
              <w:pStyle w:val="Compact"/>
              <w:jc w:val="right"/>
            </w:pPr>
            <w:r>
              <w:t>[18]</w:t>
            </w:r>
          </w:p>
        </w:tc>
      </w:tr>
      <w:tr w:rsidR="00736ECF" w14:paraId="35AD6DF9" w14:textId="77777777" w:rsidTr="006A1475">
        <w:tc>
          <w:tcPr>
            <w:tcW w:w="2977" w:type="dxa"/>
          </w:tcPr>
          <w:p w14:paraId="6DAED61A" w14:textId="77777777" w:rsidR="00736ECF" w:rsidRDefault="00736ECF" w:rsidP="007B233B">
            <w:pPr>
              <w:pStyle w:val="Compact"/>
              <w:ind w:left="170"/>
            </w:pPr>
            <w:r>
              <w:t>Median gross weekly earning for full-time males</w:t>
            </w:r>
          </w:p>
        </w:tc>
        <w:tc>
          <w:tcPr>
            <w:tcW w:w="875" w:type="dxa"/>
          </w:tcPr>
          <w:p w14:paraId="67588C0B" w14:textId="77777777" w:rsidR="00736ECF" w:rsidRDefault="00736ECF">
            <w:pPr>
              <w:pStyle w:val="Compact"/>
              <w:jc w:val="right"/>
            </w:pPr>
            <w:r>
              <w:t>651·60</w:t>
            </w:r>
          </w:p>
        </w:tc>
        <w:tc>
          <w:tcPr>
            <w:tcW w:w="0" w:type="auto"/>
          </w:tcPr>
          <w:p w14:paraId="4B0171B7" w14:textId="77777777" w:rsidR="00736ECF" w:rsidRDefault="00736ECF">
            <w:pPr>
              <w:pStyle w:val="Compact"/>
            </w:pPr>
            <w:r>
              <w:t>Median (mean not available)</w:t>
            </w:r>
          </w:p>
        </w:tc>
        <w:tc>
          <w:tcPr>
            <w:tcW w:w="0" w:type="auto"/>
          </w:tcPr>
          <w:p w14:paraId="11744CA7" w14:textId="77777777" w:rsidR="00736ECF" w:rsidRDefault="00736ECF">
            <w:pPr>
              <w:pStyle w:val="Compact"/>
              <w:jc w:val="right"/>
            </w:pPr>
            <w:r>
              <w:t>[18]</w:t>
            </w:r>
          </w:p>
        </w:tc>
      </w:tr>
      <w:tr w:rsidR="00736ECF" w14:paraId="3B4ABD40" w14:textId="77777777" w:rsidTr="006A1475">
        <w:tc>
          <w:tcPr>
            <w:tcW w:w="2977" w:type="dxa"/>
          </w:tcPr>
          <w:p w14:paraId="5960B1FD" w14:textId="77777777" w:rsidR="00736ECF" w:rsidRDefault="00736ECF" w:rsidP="007B233B">
            <w:pPr>
              <w:pStyle w:val="Compact"/>
              <w:ind w:left="170"/>
            </w:pPr>
            <w:r>
              <w:t>Begging</w:t>
            </w:r>
          </w:p>
        </w:tc>
        <w:tc>
          <w:tcPr>
            <w:tcW w:w="875" w:type="dxa"/>
          </w:tcPr>
          <w:p w14:paraId="6D990A27" w14:textId="77777777" w:rsidR="00736ECF" w:rsidRDefault="00736ECF">
            <w:pPr>
              <w:pStyle w:val="Compact"/>
              <w:jc w:val="right"/>
            </w:pPr>
            <w:r>
              <w:t>0·00</w:t>
            </w:r>
          </w:p>
        </w:tc>
        <w:tc>
          <w:tcPr>
            <w:tcW w:w="0" w:type="auto"/>
          </w:tcPr>
          <w:p w14:paraId="232772CE" w14:textId="77777777" w:rsidR="00736ECF" w:rsidRDefault="00736ECF">
            <w:pPr>
              <w:pStyle w:val="Compact"/>
            </w:pPr>
            <w:r>
              <w:t>Zero rated as per ARC trial</w:t>
            </w:r>
          </w:p>
        </w:tc>
        <w:tc>
          <w:tcPr>
            <w:tcW w:w="0" w:type="auto"/>
          </w:tcPr>
          <w:p w14:paraId="3B6C0D65" w14:textId="77777777" w:rsidR="00736ECF" w:rsidRDefault="00736ECF">
            <w:pPr>
              <w:pStyle w:val="Compact"/>
              <w:jc w:val="right"/>
            </w:pPr>
            <w:r>
              <w:t>[5]</w:t>
            </w:r>
          </w:p>
        </w:tc>
      </w:tr>
      <w:tr w:rsidR="00736ECF" w14:paraId="2A6AE647" w14:textId="77777777" w:rsidTr="006A1475">
        <w:tc>
          <w:tcPr>
            <w:tcW w:w="2977" w:type="dxa"/>
          </w:tcPr>
          <w:p w14:paraId="3D4B06C2" w14:textId="77777777" w:rsidR="00736ECF" w:rsidRDefault="00736ECF" w:rsidP="007B233B">
            <w:pPr>
              <w:pStyle w:val="Compact"/>
              <w:ind w:left="170"/>
            </w:pPr>
            <w:r>
              <w:t>Police custody</w:t>
            </w:r>
          </w:p>
        </w:tc>
        <w:tc>
          <w:tcPr>
            <w:tcW w:w="875" w:type="dxa"/>
          </w:tcPr>
          <w:p w14:paraId="024F1766" w14:textId="77777777" w:rsidR="00736ECF" w:rsidRDefault="00736ECF">
            <w:pPr>
              <w:pStyle w:val="Compact"/>
              <w:jc w:val="right"/>
            </w:pPr>
            <w:r>
              <w:t>100·50</w:t>
            </w:r>
          </w:p>
        </w:tc>
        <w:tc>
          <w:tcPr>
            <w:tcW w:w="0" w:type="auto"/>
          </w:tcPr>
          <w:p w14:paraId="2F414C25" w14:textId="77777777" w:rsidR="00736ECF" w:rsidRDefault="00736ECF">
            <w:pPr>
              <w:pStyle w:val="Compact"/>
            </w:pPr>
            <w:r>
              <w:t>Per night</w:t>
            </w:r>
          </w:p>
        </w:tc>
        <w:tc>
          <w:tcPr>
            <w:tcW w:w="0" w:type="auto"/>
          </w:tcPr>
          <w:p w14:paraId="7712E1BC" w14:textId="77777777" w:rsidR="00736ECF" w:rsidRDefault="00736ECF">
            <w:pPr>
              <w:pStyle w:val="Compact"/>
              <w:jc w:val="right"/>
            </w:pPr>
            <w:r>
              <w:t>[87]</w:t>
            </w:r>
          </w:p>
        </w:tc>
      </w:tr>
      <w:tr w:rsidR="00736ECF" w14:paraId="31A2E387" w14:textId="77777777" w:rsidTr="006A1475">
        <w:tc>
          <w:tcPr>
            <w:tcW w:w="2977" w:type="dxa"/>
          </w:tcPr>
          <w:p w14:paraId="62110ABB" w14:textId="77777777" w:rsidR="00736ECF" w:rsidRDefault="00736ECF" w:rsidP="007B233B">
            <w:pPr>
              <w:pStyle w:val="Compact"/>
              <w:ind w:left="170"/>
            </w:pPr>
            <w:r>
              <w:t>Drug dealing</w:t>
            </w:r>
          </w:p>
        </w:tc>
        <w:tc>
          <w:tcPr>
            <w:tcW w:w="875" w:type="dxa"/>
          </w:tcPr>
          <w:p w14:paraId="42D59913" w14:textId="77777777" w:rsidR="00736ECF" w:rsidRDefault="00736ECF">
            <w:pPr>
              <w:pStyle w:val="Compact"/>
              <w:jc w:val="right"/>
            </w:pPr>
            <w:r>
              <w:t>5,172·33</w:t>
            </w:r>
          </w:p>
        </w:tc>
        <w:tc>
          <w:tcPr>
            <w:tcW w:w="0" w:type="auto"/>
          </w:tcPr>
          <w:p w14:paraId="175E5262" w14:textId="77777777" w:rsidR="00736ECF" w:rsidRDefault="00736ECF">
            <w:pPr>
              <w:pStyle w:val="Compact"/>
            </w:pPr>
            <w:r>
              <w:t>Per instance</w:t>
            </w:r>
          </w:p>
        </w:tc>
        <w:tc>
          <w:tcPr>
            <w:tcW w:w="0" w:type="auto"/>
          </w:tcPr>
          <w:p w14:paraId="188B4355" w14:textId="77777777" w:rsidR="00736ECF" w:rsidRDefault="00736ECF">
            <w:pPr>
              <w:pStyle w:val="Compact"/>
              <w:jc w:val="right"/>
            </w:pPr>
            <w:r>
              <w:t>[87]</w:t>
            </w:r>
          </w:p>
        </w:tc>
      </w:tr>
      <w:tr w:rsidR="00736ECF" w14:paraId="4C819D12" w14:textId="77777777" w:rsidTr="006A1475">
        <w:tc>
          <w:tcPr>
            <w:tcW w:w="2977" w:type="dxa"/>
          </w:tcPr>
          <w:p w14:paraId="50FF8F1A" w14:textId="77777777" w:rsidR="00736ECF" w:rsidRDefault="00736ECF" w:rsidP="007B233B">
            <w:pPr>
              <w:pStyle w:val="Compact"/>
              <w:ind w:left="170"/>
            </w:pPr>
            <w:r>
              <w:lastRenderedPageBreak/>
              <w:t>Drug growing</w:t>
            </w:r>
          </w:p>
        </w:tc>
        <w:tc>
          <w:tcPr>
            <w:tcW w:w="875" w:type="dxa"/>
          </w:tcPr>
          <w:p w14:paraId="7721C936" w14:textId="77777777" w:rsidR="00736ECF" w:rsidRDefault="00736ECF">
            <w:pPr>
              <w:pStyle w:val="Compact"/>
              <w:jc w:val="right"/>
            </w:pPr>
            <w:r>
              <w:t>5,172·33</w:t>
            </w:r>
          </w:p>
        </w:tc>
        <w:tc>
          <w:tcPr>
            <w:tcW w:w="0" w:type="auto"/>
          </w:tcPr>
          <w:p w14:paraId="6631049E" w14:textId="77777777" w:rsidR="00736ECF" w:rsidRDefault="00736ECF">
            <w:pPr>
              <w:pStyle w:val="Compact"/>
            </w:pPr>
            <w:r>
              <w:t>Per instance</w:t>
            </w:r>
          </w:p>
        </w:tc>
        <w:tc>
          <w:tcPr>
            <w:tcW w:w="0" w:type="auto"/>
          </w:tcPr>
          <w:p w14:paraId="018AFFBD" w14:textId="77777777" w:rsidR="00736ECF" w:rsidRDefault="00736ECF">
            <w:pPr>
              <w:pStyle w:val="Compact"/>
              <w:jc w:val="right"/>
            </w:pPr>
            <w:r>
              <w:t>[87]</w:t>
            </w:r>
          </w:p>
        </w:tc>
      </w:tr>
      <w:tr w:rsidR="00736ECF" w14:paraId="32B1197F" w14:textId="77777777" w:rsidTr="006A1475">
        <w:tc>
          <w:tcPr>
            <w:tcW w:w="2977" w:type="dxa"/>
          </w:tcPr>
          <w:p w14:paraId="2373AA36" w14:textId="77777777" w:rsidR="00736ECF" w:rsidRDefault="00736ECF" w:rsidP="007B233B">
            <w:pPr>
              <w:pStyle w:val="Compact"/>
              <w:ind w:left="170"/>
            </w:pPr>
            <w:r>
              <w:t>Police (as either victim or perpetrator of crime)</w:t>
            </w:r>
          </w:p>
        </w:tc>
        <w:tc>
          <w:tcPr>
            <w:tcW w:w="875" w:type="dxa"/>
          </w:tcPr>
          <w:p w14:paraId="2755A36C" w14:textId="77777777" w:rsidR="00736ECF" w:rsidRDefault="00736ECF">
            <w:pPr>
              <w:pStyle w:val="Compact"/>
              <w:jc w:val="right"/>
            </w:pPr>
            <w:r>
              <w:t>64·32</w:t>
            </w:r>
          </w:p>
        </w:tc>
        <w:tc>
          <w:tcPr>
            <w:tcW w:w="0" w:type="auto"/>
          </w:tcPr>
          <w:p w14:paraId="1B6B3CDB" w14:textId="77777777" w:rsidR="00736ECF" w:rsidRDefault="00736ECF">
            <w:pPr>
              <w:pStyle w:val="Compact"/>
            </w:pPr>
            <w:r>
              <w:t>Per hour</w:t>
            </w:r>
          </w:p>
        </w:tc>
        <w:tc>
          <w:tcPr>
            <w:tcW w:w="0" w:type="auto"/>
          </w:tcPr>
          <w:p w14:paraId="7C0A5022" w14:textId="77777777" w:rsidR="00736ECF" w:rsidRDefault="00736ECF">
            <w:pPr>
              <w:pStyle w:val="Compact"/>
              <w:jc w:val="right"/>
            </w:pPr>
            <w:r>
              <w:t>[91]</w:t>
            </w:r>
          </w:p>
        </w:tc>
      </w:tr>
      <w:tr w:rsidR="00736ECF" w14:paraId="38A1EF02" w14:textId="77777777" w:rsidTr="006A1475">
        <w:tc>
          <w:tcPr>
            <w:tcW w:w="2977" w:type="dxa"/>
          </w:tcPr>
          <w:p w14:paraId="4F2BDB67" w14:textId="77777777" w:rsidR="00736ECF" w:rsidRDefault="00736ECF" w:rsidP="007B233B">
            <w:pPr>
              <w:pStyle w:val="Compact"/>
              <w:ind w:left="170"/>
            </w:pPr>
            <w:r>
              <w:t>Handling stolen goods</w:t>
            </w:r>
          </w:p>
        </w:tc>
        <w:tc>
          <w:tcPr>
            <w:tcW w:w="875" w:type="dxa"/>
          </w:tcPr>
          <w:p w14:paraId="608CD615" w14:textId="77777777" w:rsidR="00736ECF" w:rsidRDefault="00736ECF">
            <w:pPr>
              <w:pStyle w:val="Compact"/>
              <w:jc w:val="right"/>
            </w:pPr>
            <w:r>
              <w:t>3,557·13</w:t>
            </w:r>
          </w:p>
        </w:tc>
        <w:tc>
          <w:tcPr>
            <w:tcW w:w="0" w:type="auto"/>
          </w:tcPr>
          <w:p w14:paraId="15FDD167" w14:textId="77777777" w:rsidR="00736ECF" w:rsidRDefault="00736ECF">
            <w:pPr>
              <w:pStyle w:val="Compact"/>
            </w:pPr>
            <w:r>
              <w:t>Per instance. Miscellaneous crimes against society.</w:t>
            </w:r>
          </w:p>
        </w:tc>
        <w:tc>
          <w:tcPr>
            <w:tcW w:w="0" w:type="auto"/>
          </w:tcPr>
          <w:p w14:paraId="455713DD" w14:textId="77777777" w:rsidR="00736ECF" w:rsidRDefault="00736ECF">
            <w:pPr>
              <w:pStyle w:val="Compact"/>
              <w:jc w:val="right"/>
            </w:pPr>
            <w:r>
              <w:t>[92]</w:t>
            </w:r>
          </w:p>
        </w:tc>
      </w:tr>
      <w:tr w:rsidR="00736ECF" w14:paraId="67826DCB" w14:textId="77777777" w:rsidTr="006A1475">
        <w:tc>
          <w:tcPr>
            <w:tcW w:w="2977" w:type="dxa"/>
          </w:tcPr>
          <w:p w14:paraId="375B04E1" w14:textId="77777777" w:rsidR="00736ECF" w:rsidRDefault="00736ECF" w:rsidP="007B233B">
            <w:pPr>
              <w:pStyle w:val="Compact"/>
              <w:ind w:left="170"/>
            </w:pPr>
            <w:r>
              <w:t>Drunk and disorderly</w:t>
            </w:r>
          </w:p>
        </w:tc>
        <w:tc>
          <w:tcPr>
            <w:tcW w:w="875" w:type="dxa"/>
          </w:tcPr>
          <w:p w14:paraId="39D70DD2" w14:textId="77777777" w:rsidR="00736ECF" w:rsidRDefault="00736ECF">
            <w:pPr>
              <w:pStyle w:val="Compact"/>
              <w:jc w:val="right"/>
            </w:pPr>
            <w:r>
              <w:t>1,401·29</w:t>
            </w:r>
          </w:p>
        </w:tc>
        <w:tc>
          <w:tcPr>
            <w:tcW w:w="0" w:type="auto"/>
          </w:tcPr>
          <w:p w14:paraId="0A3A0237" w14:textId="77777777" w:rsidR="00736ECF" w:rsidRDefault="00736ECF">
            <w:pPr>
              <w:pStyle w:val="Compact"/>
            </w:pPr>
            <w:r>
              <w:t>Per instance. Public order offence.</w:t>
            </w:r>
          </w:p>
        </w:tc>
        <w:tc>
          <w:tcPr>
            <w:tcW w:w="0" w:type="auto"/>
          </w:tcPr>
          <w:p w14:paraId="6E73B20C" w14:textId="77777777" w:rsidR="00736ECF" w:rsidRDefault="00736ECF">
            <w:pPr>
              <w:pStyle w:val="Compact"/>
              <w:jc w:val="right"/>
            </w:pPr>
            <w:r>
              <w:t>[92]</w:t>
            </w:r>
          </w:p>
        </w:tc>
      </w:tr>
      <w:tr w:rsidR="00736ECF" w14:paraId="1C9A9301" w14:textId="77777777" w:rsidTr="006A1475">
        <w:tc>
          <w:tcPr>
            <w:tcW w:w="2977" w:type="dxa"/>
          </w:tcPr>
          <w:p w14:paraId="11BAF345" w14:textId="77777777" w:rsidR="00736ECF" w:rsidRDefault="00736ECF" w:rsidP="007B233B">
            <w:pPr>
              <w:pStyle w:val="Compact"/>
              <w:ind w:left="170"/>
            </w:pPr>
            <w:r>
              <w:t>Sex work</w:t>
            </w:r>
          </w:p>
        </w:tc>
        <w:tc>
          <w:tcPr>
            <w:tcW w:w="875" w:type="dxa"/>
          </w:tcPr>
          <w:p w14:paraId="4C134E78" w14:textId="77777777" w:rsidR="00736ECF" w:rsidRDefault="00736ECF">
            <w:pPr>
              <w:pStyle w:val="Compact"/>
              <w:jc w:val="right"/>
            </w:pPr>
            <w:r>
              <w:t>754·54</w:t>
            </w:r>
          </w:p>
        </w:tc>
        <w:tc>
          <w:tcPr>
            <w:tcW w:w="0" w:type="auto"/>
          </w:tcPr>
          <w:p w14:paraId="1BB63879" w14:textId="77777777" w:rsidR="00736ECF" w:rsidRDefault="00736ECF">
            <w:pPr>
              <w:pStyle w:val="Compact"/>
            </w:pPr>
            <w:r>
              <w:t>Per instance. Summary non-motoring offence.</w:t>
            </w:r>
          </w:p>
        </w:tc>
        <w:tc>
          <w:tcPr>
            <w:tcW w:w="0" w:type="auto"/>
          </w:tcPr>
          <w:p w14:paraId="38A13C7E" w14:textId="77777777" w:rsidR="00736ECF" w:rsidRDefault="00736ECF">
            <w:pPr>
              <w:pStyle w:val="Compact"/>
              <w:jc w:val="right"/>
            </w:pPr>
            <w:r>
              <w:t>[92]</w:t>
            </w:r>
          </w:p>
        </w:tc>
      </w:tr>
      <w:tr w:rsidR="00736ECF" w14:paraId="48B6F106" w14:textId="77777777" w:rsidTr="006A1475">
        <w:tc>
          <w:tcPr>
            <w:tcW w:w="2977" w:type="dxa"/>
          </w:tcPr>
          <w:p w14:paraId="7106500C" w14:textId="77777777" w:rsidR="00736ECF" w:rsidRDefault="00736ECF" w:rsidP="007B233B">
            <w:pPr>
              <w:pStyle w:val="Compact"/>
              <w:ind w:left="170"/>
            </w:pPr>
            <w:r>
              <w:t>Driving whilst disqualified</w:t>
            </w:r>
          </w:p>
        </w:tc>
        <w:tc>
          <w:tcPr>
            <w:tcW w:w="875" w:type="dxa"/>
          </w:tcPr>
          <w:p w14:paraId="1A39CF87" w14:textId="77777777" w:rsidR="00736ECF" w:rsidRDefault="00736ECF">
            <w:pPr>
              <w:pStyle w:val="Compact"/>
              <w:jc w:val="right"/>
            </w:pPr>
            <w:r>
              <w:t>215·58</w:t>
            </w:r>
          </w:p>
        </w:tc>
        <w:tc>
          <w:tcPr>
            <w:tcW w:w="0" w:type="auto"/>
          </w:tcPr>
          <w:p w14:paraId="36DB2890" w14:textId="77777777" w:rsidR="00736ECF" w:rsidRDefault="00736ECF">
            <w:pPr>
              <w:pStyle w:val="Compact"/>
            </w:pPr>
            <w:r>
              <w:t>Per instance. Summary motoring.</w:t>
            </w:r>
          </w:p>
        </w:tc>
        <w:tc>
          <w:tcPr>
            <w:tcW w:w="0" w:type="auto"/>
          </w:tcPr>
          <w:p w14:paraId="10AFF0D6" w14:textId="77777777" w:rsidR="00736ECF" w:rsidRDefault="00736ECF">
            <w:pPr>
              <w:pStyle w:val="Compact"/>
              <w:jc w:val="right"/>
            </w:pPr>
            <w:r>
              <w:t>[92]</w:t>
            </w:r>
          </w:p>
        </w:tc>
      </w:tr>
      <w:tr w:rsidR="00736ECF" w14:paraId="18837717" w14:textId="77777777" w:rsidTr="006A1475">
        <w:tc>
          <w:tcPr>
            <w:tcW w:w="2977" w:type="dxa"/>
          </w:tcPr>
          <w:p w14:paraId="2D493E42" w14:textId="77777777" w:rsidR="00736ECF" w:rsidRDefault="00736ECF" w:rsidP="007B233B">
            <w:pPr>
              <w:pStyle w:val="Compact"/>
              <w:ind w:left="170"/>
            </w:pPr>
            <w:r>
              <w:t>Speeding</w:t>
            </w:r>
          </w:p>
        </w:tc>
        <w:tc>
          <w:tcPr>
            <w:tcW w:w="875" w:type="dxa"/>
          </w:tcPr>
          <w:p w14:paraId="6DE643F7" w14:textId="77777777" w:rsidR="00736ECF" w:rsidRDefault="00736ECF">
            <w:pPr>
              <w:pStyle w:val="Compact"/>
              <w:jc w:val="right"/>
            </w:pPr>
            <w:r>
              <w:t>215·58</w:t>
            </w:r>
          </w:p>
        </w:tc>
        <w:tc>
          <w:tcPr>
            <w:tcW w:w="0" w:type="auto"/>
          </w:tcPr>
          <w:p w14:paraId="35CA3A57" w14:textId="77777777" w:rsidR="00736ECF" w:rsidRDefault="00736ECF">
            <w:pPr>
              <w:pStyle w:val="Compact"/>
            </w:pPr>
            <w:r>
              <w:t>Per instance. Summary motoring.</w:t>
            </w:r>
          </w:p>
        </w:tc>
        <w:tc>
          <w:tcPr>
            <w:tcW w:w="0" w:type="auto"/>
          </w:tcPr>
          <w:p w14:paraId="2A2CECC1" w14:textId="77777777" w:rsidR="00736ECF" w:rsidRDefault="00736ECF">
            <w:pPr>
              <w:pStyle w:val="Compact"/>
              <w:jc w:val="right"/>
            </w:pPr>
            <w:r>
              <w:t>[92]</w:t>
            </w:r>
          </w:p>
        </w:tc>
      </w:tr>
      <w:tr w:rsidR="00736ECF" w14:paraId="68796E54" w14:textId="77777777" w:rsidTr="006A1475">
        <w:tc>
          <w:tcPr>
            <w:tcW w:w="2977" w:type="dxa"/>
          </w:tcPr>
          <w:p w14:paraId="067C7212" w14:textId="77777777" w:rsidR="00736ECF" w:rsidRDefault="00736ECF" w:rsidP="007B233B">
            <w:pPr>
              <w:pStyle w:val="Compact"/>
              <w:ind w:left="170"/>
            </w:pPr>
            <w:r>
              <w:t>Trespassing</w:t>
            </w:r>
          </w:p>
        </w:tc>
        <w:tc>
          <w:tcPr>
            <w:tcW w:w="875" w:type="dxa"/>
          </w:tcPr>
          <w:p w14:paraId="6F30BF4E" w14:textId="77777777" w:rsidR="00736ECF" w:rsidRDefault="00736ECF">
            <w:pPr>
              <w:pStyle w:val="Compact"/>
              <w:jc w:val="right"/>
            </w:pPr>
            <w:r>
              <w:t>754·54</w:t>
            </w:r>
          </w:p>
        </w:tc>
        <w:tc>
          <w:tcPr>
            <w:tcW w:w="0" w:type="auto"/>
          </w:tcPr>
          <w:p w14:paraId="3C27F7F7" w14:textId="77777777" w:rsidR="00736ECF" w:rsidRDefault="00736ECF">
            <w:pPr>
              <w:pStyle w:val="Compact"/>
            </w:pPr>
            <w:r>
              <w:t>Per instance. Summary non-motoring offence.</w:t>
            </w:r>
          </w:p>
        </w:tc>
        <w:tc>
          <w:tcPr>
            <w:tcW w:w="0" w:type="auto"/>
          </w:tcPr>
          <w:p w14:paraId="64609678" w14:textId="77777777" w:rsidR="00736ECF" w:rsidRDefault="00736ECF">
            <w:pPr>
              <w:pStyle w:val="Compact"/>
              <w:jc w:val="right"/>
            </w:pPr>
            <w:r>
              <w:t>[92]</w:t>
            </w:r>
          </w:p>
        </w:tc>
      </w:tr>
      <w:tr w:rsidR="00736ECF" w14:paraId="1AD06A0D" w14:textId="77777777" w:rsidTr="006A1475">
        <w:tc>
          <w:tcPr>
            <w:tcW w:w="2977" w:type="dxa"/>
          </w:tcPr>
          <w:p w14:paraId="158A8C92" w14:textId="77777777" w:rsidR="00736ECF" w:rsidRDefault="00736ECF" w:rsidP="007B233B">
            <w:pPr>
              <w:pStyle w:val="Compact"/>
              <w:ind w:left="170"/>
            </w:pPr>
            <w:r>
              <w:t>Fare evasion</w:t>
            </w:r>
          </w:p>
        </w:tc>
        <w:tc>
          <w:tcPr>
            <w:tcW w:w="875" w:type="dxa"/>
          </w:tcPr>
          <w:p w14:paraId="7F3F80C5" w14:textId="77777777" w:rsidR="00736ECF" w:rsidRDefault="00736ECF">
            <w:pPr>
              <w:pStyle w:val="Compact"/>
              <w:jc w:val="right"/>
            </w:pPr>
            <w:r>
              <w:t>754·54</w:t>
            </w:r>
          </w:p>
        </w:tc>
        <w:tc>
          <w:tcPr>
            <w:tcW w:w="0" w:type="auto"/>
          </w:tcPr>
          <w:p w14:paraId="423C0D90" w14:textId="77777777" w:rsidR="00736ECF" w:rsidRDefault="00736ECF">
            <w:pPr>
              <w:pStyle w:val="Compact"/>
            </w:pPr>
            <w:r>
              <w:t>Per instance. Summary non-motoring offence.</w:t>
            </w:r>
          </w:p>
        </w:tc>
        <w:tc>
          <w:tcPr>
            <w:tcW w:w="0" w:type="auto"/>
          </w:tcPr>
          <w:p w14:paraId="14E11ADE" w14:textId="77777777" w:rsidR="00736ECF" w:rsidRDefault="00736ECF">
            <w:pPr>
              <w:pStyle w:val="Compact"/>
              <w:jc w:val="right"/>
            </w:pPr>
            <w:r>
              <w:t>[92]</w:t>
            </w:r>
          </w:p>
        </w:tc>
      </w:tr>
      <w:tr w:rsidR="00736ECF" w14:paraId="379771B9" w14:textId="77777777" w:rsidTr="006A1475">
        <w:tc>
          <w:tcPr>
            <w:tcW w:w="2977" w:type="dxa"/>
          </w:tcPr>
          <w:p w14:paraId="48813F6D" w14:textId="77777777" w:rsidR="00736ECF" w:rsidRDefault="00736ECF" w:rsidP="007B233B">
            <w:pPr>
              <w:pStyle w:val="Compact"/>
              <w:ind w:left="170"/>
            </w:pPr>
            <w:r>
              <w:t>Breach of the peace</w:t>
            </w:r>
          </w:p>
        </w:tc>
        <w:tc>
          <w:tcPr>
            <w:tcW w:w="875" w:type="dxa"/>
          </w:tcPr>
          <w:p w14:paraId="216B161C" w14:textId="77777777" w:rsidR="00736ECF" w:rsidRDefault="00736ECF">
            <w:pPr>
              <w:pStyle w:val="Compact"/>
              <w:jc w:val="right"/>
            </w:pPr>
            <w:r>
              <w:t>1,401·29</w:t>
            </w:r>
          </w:p>
        </w:tc>
        <w:tc>
          <w:tcPr>
            <w:tcW w:w="0" w:type="auto"/>
          </w:tcPr>
          <w:p w14:paraId="243BFE06" w14:textId="77777777" w:rsidR="00736ECF" w:rsidRDefault="00736ECF">
            <w:pPr>
              <w:pStyle w:val="Compact"/>
            </w:pPr>
            <w:r>
              <w:t>Per instance. Public order offence.</w:t>
            </w:r>
          </w:p>
        </w:tc>
        <w:tc>
          <w:tcPr>
            <w:tcW w:w="0" w:type="auto"/>
          </w:tcPr>
          <w:p w14:paraId="2C8CFB75" w14:textId="77777777" w:rsidR="00736ECF" w:rsidRDefault="00736ECF">
            <w:pPr>
              <w:pStyle w:val="Compact"/>
              <w:jc w:val="right"/>
            </w:pPr>
            <w:r>
              <w:t>[92]</w:t>
            </w:r>
          </w:p>
        </w:tc>
      </w:tr>
      <w:tr w:rsidR="00736ECF" w14:paraId="6CA7D8F4" w14:textId="77777777" w:rsidTr="006A1475">
        <w:tc>
          <w:tcPr>
            <w:tcW w:w="2977" w:type="dxa"/>
          </w:tcPr>
          <w:p w14:paraId="47F2A537" w14:textId="77777777" w:rsidR="00736ECF" w:rsidRDefault="00736ECF" w:rsidP="007B233B">
            <w:pPr>
              <w:pStyle w:val="Compact"/>
              <w:ind w:left="170"/>
            </w:pPr>
            <w:r>
              <w:t>Homeless: living on the streets</w:t>
            </w:r>
          </w:p>
        </w:tc>
        <w:tc>
          <w:tcPr>
            <w:tcW w:w="875" w:type="dxa"/>
          </w:tcPr>
          <w:p w14:paraId="42B9151C" w14:textId="77777777" w:rsidR="00736ECF" w:rsidRDefault="00736ECF">
            <w:pPr>
              <w:pStyle w:val="Compact"/>
              <w:jc w:val="right"/>
            </w:pPr>
            <w:r>
              <w:t>0·00</w:t>
            </w:r>
          </w:p>
        </w:tc>
        <w:tc>
          <w:tcPr>
            <w:tcW w:w="0" w:type="auto"/>
          </w:tcPr>
          <w:p w14:paraId="516B9CC0" w14:textId="77777777" w:rsidR="00736ECF" w:rsidRDefault="00736ECF">
            <w:pPr>
              <w:pStyle w:val="Compact"/>
            </w:pPr>
            <w:r>
              <w:t>Per week</w:t>
            </w:r>
          </w:p>
        </w:tc>
        <w:tc>
          <w:tcPr>
            <w:tcW w:w="0" w:type="auto"/>
          </w:tcPr>
          <w:p w14:paraId="286959D4" w14:textId="77777777" w:rsidR="00736ECF" w:rsidRDefault="00736ECF">
            <w:pPr>
              <w:pStyle w:val="Compact"/>
            </w:pPr>
          </w:p>
        </w:tc>
      </w:tr>
      <w:tr w:rsidR="00736ECF" w14:paraId="0FF2716F" w14:textId="77777777" w:rsidTr="006A1475">
        <w:tc>
          <w:tcPr>
            <w:tcW w:w="2977" w:type="dxa"/>
          </w:tcPr>
          <w:p w14:paraId="7E3AF8A8" w14:textId="77777777" w:rsidR="00736ECF" w:rsidRDefault="00736ECF" w:rsidP="007B233B">
            <w:pPr>
              <w:pStyle w:val="Compact"/>
              <w:ind w:left="170"/>
            </w:pPr>
            <w:r>
              <w:t>Homeless: living with friends or relatives</w:t>
            </w:r>
          </w:p>
        </w:tc>
        <w:tc>
          <w:tcPr>
            <w:tcW w:w="875" w:type="dxa"/>
          </w:tcPr>
          <w:p w14:paraId="37623427" w14:textId="77777777" w:rsidR="00736ECF" w:rsidRDefault="00736ECF">
            <w:pPr>
              <w:pStyle w:val="Compact"/>
              <w:jc w:val="right"/>
            </w:pPr>
            <w:r>
              <w:t>0·00</w:t>
            </w:r>
          </w:p>
        </w:tc>
        <w:tc>
          <w:tcPr>
            <w:tcW w:w="0" w:type="auto"/>
          </w:tcPr>
          <w:p w14:paraId="4D777E08" w14:textId="77777777" w:rsidR="00736ECF" w:rsidRDefault="00736ECF">
            <w:pPr>
              <w:pStyle w:val="Compact"/>
            </w:pPr>
            <w:r>
              <w:t>Per week</w:t>
            </w:r>
          </w:p>
        </w:tc>
        <w:tc>
          <w:tcPr>
            <w:tcW w:w="0" w:type="auto"/>
          </w:tcPr>
          <w:p w14:paraId="7C2AC5C8" w14:textId="77777777" w:rsidR="00736ECF" w:rsidRDefault="00736ECF">
            <w:pPr>
              <w:pStyle w:val="Compact"/>
            </w:pPr>
          </w:p>
        </w:tc>
      </w:tr>
      <w:tr w:rsidR="00736ECF" w14:paraId="24863E20" w14:textId="77777777">
        <w:tc>
          <w:tcPr>
            <w:tcW w:w="0" w:type="auto"/>
            <w:gridSpan w:val="4"/>
          </w:tcPr>
          <w:p w14:paraId="62F678D4" w14:textId="77777777" w:rsidR="00736ECF" w:rsidRDefault="00736ECF">
            <w:pPr>
              <w:pStyle w:val="Compact"/>
            </w:pPr>
            <w:r>
              <w:rPr>
                <w:b/>
                <w:bCs/>
              </w:rPr>
              <w:t>PSS perspective</w:t>
            </w:r>
          </w:p>
        </w:tc>
      </w:tr>
      <w:tr w:rsidR="00736ECF" w14:paraId="107EEBAE" w14:textId="77777777" w:rsidTr="006A1475">
        <w:tc>
          <w:tcPr>
            <w:tcW w:w="2977" w:type="dxa"/>
          </w:tcPr>
          <w:p w14:paraId="4D0A14AF" w14:textId="77777777" w:rsidR="00736ECF" w:rsidRDefault="00736ECF" w:rsidP="007B233B">
            <w:pPr>
              <w:pStyle w:val="Compact"/>
              <w:ind w:left="170"/>
            </w:pPr>
            <w:r>
              <w:t>Social worker/child and family support worker</w:t>
            </w:r>
          </w:p>
        </w:tc>
        <w:tc>
          <w:tcPr>
            <w:tcW w:w="875" w:type="dxa"/>
          </w:tcPr>
          <w:p w14:paraId="16C86D38" w14:textId="77777777" w:rsidR="00736ECF" w:rsidRDefault="00736ECF">
            <w:pPr>
              <w:pStyle w:val="Compact"/>
              <w:jc w:val="right"/>
            </w:pPr>
            <w:r>
              <w:t>0·87</w:t>
            </w:r>
          </w:p>
        </w:tc>
        <w:tc>
          <w:tcPr>
            <w:tcW w:w="0" w:type="auto"/>
          </w:tcPr>
          <w:p w14:paraId="2212C98C" w14:textId="77777777" w:rsidR="00736ECF" w:rsidRDefault="00736ECF">
            <w:pPr>
              <w:pStyle w:val="Compact"/>
            </w:pPr>
            <w:r>
              <w:t>Per minute</w:t>
            </w:r>
          </w:p>
        </w:tc>
        <w:tc>
          <w:tcPr>
            <w:tcW w:w="0" w:type="auto"/>
          </w:tcPr>
          <w:p w14:paraId="45CACF49" w14:textId="77777777" w:rsidR="00736ECF" w:rsidRDefault="00736ECF">
            <w:pPr>
              <w:pStyle w:val="Compact"/>
              <w:jc w:val="right"/>
            </w:pPr>
            <w:r>
              <w:t>[10]</w:t>
            </w:r>
          </w:p>
        </w:tc>
      </w:tr>
      <w:tr w:rsidR="00736ECF" w14:paraId="2584CF26" w14:textId="77777777" w:rsidTr="006A1475">
        <w:tc>
          <w:tcPr>
            <w:tcW w:w="2977" w:type="dxa"/>
          </w:tcPr>
          <w:p w14:paraId="7024229D" w14:textId="77777777" w:rsidR="00736ECF" w:rsidRDefault="00736ECF" w:rsidP="007B233B">
            <w:pPr>
              <w:pStyle w:val="Compact"/>
              <w:ind w:left="170"/>
            </w:pPr>
            <w:r>
              <w:t>Home help/support worker</w:t>
            </w:r>
          </w:p>
        </w:tc>
        <w:tc>
          <w:tcPr>
            <w:tcW w:w="875" w:type="dxa"/>
          </w:tcPr>
          <w:p w14:paraId="3550C7EA" w14:textId="77777777" w:rsidR="00736ECF" w:rsidRDefault="00736ECF">
            <w:pPr>
              <w:pStyle w:val="Compact"/>
              <w:jc w:val="right"/>
            </w:pPr>
            <w:r>
              <w:t>0·55</w:t>
            </w:r>
          </w:p>
        </w:tc>
        <w:tc>
          <w:tcPr>
            <w:tcW w:w="0" w:type="auto"/>
          </w:tcPr>
          <w:p w14:paraId="77121E9E" w14:textId="77777777" w:rsidR="00736ECF" w:rsidRDefault="00736ECF">
            <w:pPr>
              <w:pStyle w:val="Compact"/>
            </w:pPr>
            <w:r>
              <w:t>Per minute. Assume weekday hour provided for social services.</w:t>
            </w:r>
          </w:p>
        </w:tc>
        <w:tc>
          <w:tcPr>
            <w:tcW w:w="0" w:type="auto"/>
          </w:tcPr>
          <w:p w14:paraId="0D2D7F99" w14:textId="77777777" w:rsidR="00736ECF" w:rsidRDefault="00736ECF">
            <w:pPr>
              <w:pStyle w:val="Compact"/>
              <w:jc w:val="right"/>
            </w:pPr>
            <w:r>
              <w:t>[10]</w:t>
            </w:r>
          </w:p>
        </w:tc>
      </w:tr>
      <w:tr w:rsidR="00736ECF" w14:paraId="73D792EF" w14:textId="77777777" w:rsidTr="006A1475">
        <w:tc>
          <w:tcPr>
            <w:tcW w:w="2977" w:type="dxa"/>
          </w:tcPr>
          <w:p w14:paraId="730BB1FA" w14:textId="77777777" w:rsidR="00736ECF" w:rsidRDefault="00736ECF" w:rsidP="007B233B">
            <w:pPr>
              <w:pStyle w:val="Compact"/>
              <w:ind w:left="170"/>
            </w:pPr>
            <w:r>
              <w:t>Day centre</w:t>
            </w:r>
          </w:p>
        </w:tc>
        <w:tc>
          <w:tcPr>
            <w:tcW w:w="875" w:type="dxa"/>
          </w:tcPr>
          <w:p w14:paraId="22B7C779" w14:textId="77777777" w:rsidR="00736ECF" w:rsidRDefault="00736ECF">
            <w:pPr>
              <w:pStyle w:val="Compact"/>
              <w:jc w:val="right"/>
            </w:pPr>
            <w:r>
              <w:t>0·16</w:t>
            </w:r>
          </w:p>
        </w:tc>
        <w:tc>
          <w:tcPr>
            <w:tcW w:w="0" w:type="auto"/>
          </w:tcPr>
          <w:p w14:paraId="7F6C25F9" w14:textId="77777777" w:rsidR="00736ECF" w:rsidRDefault="00736ECF">
            <w:pPr>
              <w:pStyle w:val="Compact"/>
            </w:pPr>
            <w:r>
              <w:t>Per minute. Assume for mental health support.</w:t>
            </w:r>
          </w:p>
        </w:tc>
        <w:tc>
          <w:tcPr>
            <w:tcW w:w="0" w:type="auto"/>
          </w:tcPr>
          <w:p w14:paraId="72F9CA6C" w14:textId="77777777" w:rsidR="00736ECF" w:rsidRDefault="00736ECF">
            <w:pPr>
              <w:pStyle w:val="Compact"/>
              <w:jc w:val="right"/>
            </w:pPr>
            <w:r>
              <w:t>[10]</w:t>
            </w:r>
          </w:p>
        </w:tc>
      </w:tr>
      <w:tr w:rsidR="00736ECF" w14:paraId="66C63B64" w14:textId="77777777" w:rsidTr="006A1475">
        <w:tc>
          <w:tcPr>
            <w:tcW w:w="2977" w:type="dxa"/>
          </w:tcPr>
          <w:p w14:paraId="302CC4D9" w14:textId="77777777" w:rsidR="00736ECF" w:rsidRDefault="00736ECF" w:rsidP="007B233B">
            <w:pPr>
              <w:pStyle w:val="Compact"/>
              <w:ind w:left="170"/>
            </w:pPr>
            <w:r>
              <w:t>Drop in centre</w:t>
            </w:r>
          </w:p>
        </w:tc>
        <w:tc>
          <w:tcPr>
            <w:tcW w:w="875" w:type="dxa"/>
          </w:tcPr>
          <w:p w14:paraId="40889392" w14:textId="77777777" w:rsidR="00736ECF" w:rsidRDefault="00736ECF">
            <w:pPr>
              <w:pStyle w:val="Compact"/>
              <w:jc w:val="right"/>
            </w:pPr>
            <w:r>
              <w:t>0·16</w:t>
            </w:r>
          </w:p>
        </w:tc>
        <w:tc>
          <w:tcPr>
            <w:tcW w:w="0" w:type="auto"/>
          </w:tcPr>
          <w:p w14:paraId="5292209A" w14:textId="77777777" w:rsidR="00736ECF" w:rsidRDefault="00736ECF">
            <w:pPr>
              <w:pStyle w:val="Compact"/>
            </w:pPr>
            <w:r>
              <w:t>Per minute. Assume same as day centre.</w:t>
            </w:r>
          </w:p>
        </w:tc>
        <w:tc>
          <w:tcPr>
            <w:tcW w:w="0" w:type="auto"/>
          </w:tcPr>
          <w:p w14:paraId="4AF9A89C" w14:textId="77777777" w:rsidR="00736ECF" w:rsidRDefault="00736ECF">
            <w:pPr>
              <w:pStyle w:val="Compact"/>
              <w:jc w:val="right"/>
            </w:pPr>
            <w:r>
              <w:t>[10]</w:t>
            </w:r>
          </w:p>
        </w:tc>
      </w:tr>
      <w:tr w:rsidR="00736ECF" w14:paraId="35D6E82C" w14:textId="77777777" w:rsidTr="006A1475">
        <w:tc>
          <w:tcPr>
            <w:tcW w:w="2977" w:type="dxa"/>
          </w:tcPr>
          <w:p w14:paraId="5DE1598C" w14:textId="77777777" w:rsidR="00736ECF" w:rsidRDefault="00736ECF" w:rsidP="007B233B">
            <w:pPr>
              <w:pStyle w:val="Compact"/>
              <w:ind w:left="170"/>
            </w:pPr>
            <w:r>
              <w:t>Art/music/drama therapy</w:t>
            </w:r>
          </w:p>
        </w:tc>
        <w:tc>
          <w:tcPr>
            <w:tcW w:w="875" w:type="dxa"/>
          </w:tcPr>
          <w:p w14:paraId="2935311E" w14:textId="77777777" w:rsidR="00736ECF" w:rsidRDefault="00736ECF">
            <w:pPr>
              <w:pStyle w:val="Compact"/>
              <w:jc w:val="right"/>
            </w:pPr>
            <w:r>
              <w:t>0·78</w:t>
            </w:r>
          </w:p>
        </w:tc>
        <w:tc>
          <w:tcPr>
            <w:tcW w:w="0" w:type="auto"/>
          </w:tcPr>
          <w:p w14:paraId="78AA1CE5" w14:textId="77777777" w:rsidR="00736ECF" w:rsidRDefault="00736ECF">
            <w:pPr>
              <w:pStyle w:val="Compact"/>
            </w:pPr>
            <w:r>
              <w:t>Per minute. Assume same as community OT.</w:t>
            </w:r>
          </w:p>
        </w:tc>
        <w:tc>
          <w:tcPr>
            <w:tcW w:w="0" w:type="auto"/>
          </w:tcPr>
          <w:p w14:paraId="31236498" w14:textId="77777777" w:rsidR="00736ECF" w:rsidRDefault="00736ECF">
            <w:pPr>
              <w:pStyle w:val="Compact"/>
              <w:jc w:val="right"/>
            </w:pPr>
            <w:r>
              <w:t>[10]</w:t>
            </w:r>
          </w:p>
        </w:tc>
      </w:tr>
      <w:tr w:rsidR="00736ECF" w14:paraId="4BD0E3FC" w14:textId="77777777" w:rsidTr="006A1475">
        <w:tc>
          <w:tcPr>
            <w:tcW w:w="2977" w:type="dxa"/>
          </w:tcPr>
          <w:p w14:paraId="1095A85E" w14:textId="77777777" w:rsidR="00736ECF" w:rsidRDefault="00736ECF" w:rsidP="007B233B">
            <w:pPr>
              <w:pStyle w:val="Compact"/>
              <w:ind w:left="170"/>
            </w:pPr>
            <w:r>
              <w:t>Housing support worker</w:t>
            </w:r>
          </w:p>
        </w:tc>
        <w:tc>
          <w:tcPr>
            <w:tcW w:w="875" w:type="dxa"/>
          </w:tcPr>
          <w:p w14:paraId="5868E375" w14:textId="77777777" w:rsidR="00736ECF" w:rsidRDefault="00736ECF">
            <w:pPr>
              <w:pStyle w:val="Compact"/>
              <w:jc w:val="right"/>
            </w:pPr>
            <w:r>
              <w:t>0·58</w:t>
            </w:r>
          </w:p>
        </w:tc>
        <w:tc>
          <w:tcPr>
            <w:tcW w:w="0" w:type="auto"/>
          </w:tcPr>
          <w:p w14:paraId="4AEADA04" w14:textId="77777777" w:rsidR="00736ECF" w:rsidRDefault="00736ECF">
            <w:pPr>
              <w:pStyle w:val="Compact"/>
            </w:pPr>
            <w:r>
              <w:t>Per minute. Assume social work assistant.</w:t>
            </w:r>
          </w:p>
        </w:tc>
        <w:tc>
          <w:tcPr>
            <w:tcW w:w="0" w:type="auto"/>
          </w:tcPr>
          <w:p w14:paraId="2EBAB57A" w14:textId="77777777" w:rsidR="00736ECF" w:rsidRDefault="00736ECF">
            <w:pPr>
              <w:pStyle w:val="Compact"/>
              <w:jc w:val="right"/>
            </w:pPr>
            <w:r>
              <w:t>[10]</w:t>
            </w:r>
          </w:p>
        </w:tc>
      </w:tr>
      <w:tr w:rsidR="00736ECF" w14:paraId="5FD33DEE" w14:textId="77777777" w:rsidTr="006A1475">
        <w:tc>
          <w:tcPr>
            <w:tcW w:w="2977" w:type="dxa"/>
          </w:tcPr>
          <w:p w14:paraId="27C70C25" w14:textId="77777777" w:rsidR="00736ECF" w:rsidRDefault="00736ECF" w:rsidP="007B233B">
            <w:pPr>
              <w:pStyle w:val="Compact"/>
              <w:ind w:left="170"/>
            </w:pPr>
            <w:r>
              <w:t>Advice service (e.g. citizen's advice bureau)</w:t>
            </w:r>
          </w:p>
        </w:tc>
        <w:tc>
          <w:tcPr>
            <w:tcW w:w="875" w:type="dxa"/>
          </w:tcPr>
          <w:p w14:paraId="1A29B9DD" w14:textId="77777777" w:rsidR="00736ECF" w:rsidRDefault="00736ECF">
            <w:pPr>
              <w:pStyle w:val="Compact"/>
              <w:jc w:val="right"/>
            </w:pPr>
            <w:r>
              <w:t>0·58</w:t>
            </w:r>
          </w:p>
        </w:tc>
        <w:tc>
          <w:tcPr>
            <w:tcW w:w="0" w:type="auto"/>
          </w:tcPr>
          <w:p w14:paraId="4DCC25A1" w14:textId="77777777" w:rsidR="00736ECF" w:rsidRDefault="00736ECF">
            <w:pPr>
              <w:pStyle w:val="Compact"/>
            </w:pPr>
            <w:r>
              <w:t>Per minute. Assume social work assistant.</w:t>
            </w:r>
          </w:p>
        </w:tc>
        <w:tc>
          <w:tcPr>
            <w:tcW w:w="0" w:type="auto"/>
          </w:tcPr>
          <w:p w14:paraId="2BCC833B" w14:textId="77777777" w:rsidR="00736ECF" w:rsidRDefault="00736ECF">
            <w:pPr>
              <w:pStyle w:val="Compact"/>
              <w:jc w:val="right"/>
            </w:pPr>
            <w:r>
              <w:t>[10]</w:t>
            </w:r>
          </w:p>
        </w:tc>
      </w:tr>
      <w:tr w:rsidR="00736ECF" w14:paraId="1B7D34B9" w14:textId="77777777" w:rsidTr="006A1475">
        <w:tc>
          <w:tcPr>
            <w:tcW w:w="2977" w:type="dxa"/>
          </w:tcPr>
          <w:p w14:paraId="45FBC8F3" w14:textId="77777777" w:rsidR="00736ECF" w:rsidRDefault="00736ECF" w:rsidP="007B233B">
            <w:pPr>
              <w:pStyle w:val="Compact"/>
              <w:ind w:left="170"/>
            </w:pPr>
            <w:r>
              <w:t>Self-help groups (e.g. AA)</w:t>
            </w:r>
          </w:p>
        </w:tc>
        <w:tc>
          <w:tcPr>
            <w:tcW w:w="875" w:type="dxa"/>
          </w:tcPr>
          <w:p w14:paraId="6758E4EC" w14:textId="77777777" w:rsidR="00736ECF" w:rsidRDefault="00736ECF">
            <w:pPr>
              <w:pStyle w:val="Compact"/>
              <w:jc w:val="right"/>
            </w:pPr>
            <w:r>
              <w:t>0·58</w:t>
            </w:r>
          </w:p>
        </w:tc>
        <w:tc>
          <w:tcPr>
            <w:tcW w:w="0" w:type="auto"/>
          </w:tcPr>
          <w:p w14:paraId="585318FC" w14:textId="77777777" w:rsidR="00736ECF" w:rsidRDefault="00736ECF">
            <w:pPr>
              <w:pStyle w:val="Compact"/>
            </w:pPr>
            <w:r>
              <w:t>Per minute. Assume social work assistant.</w:t>
            </w:r>
          </w:p>
        </w:tc>
        <w:tc>
          <w:tcPr>
            <w:tcW w:w="0" w:type="auto"/>
          </w:tcPr>
          <w:p w14:paraId="06F260EE" w14:textId="77777777" w:rsidR="00736ECF" w:rsidRDefault="00736ECF">
            <w:pPr>
              <w:pStyle w:val="Compact"/>
              <w:jc w:val="right"/>
            </w:pPr>
            <w:r>
              <w:t>[10]</w:t>
            </w:r>
          </w:p>
        </w:tc>
      </w:tr>
      <w:tr w:rsidR="00736ECF" w14:paraId="09C866B4" w14:textId="77777777" w:rsidTr="006A1475">
        <w:tc>
          <w:tcPr>
            <w:tcW w:w="2977" w:type="dxa"/>
          </w:tcPr>
          <w:p w14:paraId="2D5C61C5" w14:textId="77777777" w:rsidR="00736ECF" w:rsidRDefault="00736ECF" w:rsidP="007B233B">
            <w:pPr>
              <w:pStyle w:val="Compact"/>
              <w:ind w:left="170"/>
            </w:pPr>
            <w:r>
              <w:t>Helpline (e.g. Samaritans)</w:t>
            </w:r>
          </w:p>
        </w:tc>
        <w:tc>
          <w:tcPr>
            <w:tcW w:w="875" w:type="dxa"/>
          </w:tcPr>
          <w:p w14:paraId="4C1F7DC2" w14:textId="77777777" w:rsidR="00736ECF" w:rsidRDefault="00736ECF">
            <w:pPr>
              <w:pStyle w:val="Compact"/>
              <w:jc w:val="right"/>
            </w:pPr>
            <w:r>
              <w:t>4·37</w:t>
            </w:r>
          </w:p>
        </w:tc>
        <w:tc>
          <w:tcPr>
            <w:tcW w:w="0" w:type="auto"/>
          </w:tcPr>
          <w:p w14:paraId="6F286858" w14:textId="77777777" w:rsidR="00736ECF" w:rsidRDefault="00736ECF">
            <w:pPr>
              <w:pStyle w:val="Compact"/>
            </w:pPr>
            <w:r>
              <w:t>Per call</w:t>
            </w:r>
          </w:p>
        </w:tc>
        <w:tc>
          <w:tcPr>
            <w:tcW w:w="0" w:type="auto"/>
          </w:tcPr>
          <w:p w14:paraId="7C37F53F" w14:textId="77777777" w:rsidR="00736ECF" w:rsidRDefault="00736ECF">
            <w:pPr>
              <w:pStyle w:val="Compact"/>
              <w:jc w:val="right"/>
            </w:pPr>
            <w:r>
              <w:t>[94]</w:t>
            </w:r>
          </w:p>
        </w:tc>
      </w:tr>
      <w:tr w:rsidR="00736ECF" w14:paraId="18CE1C6D" w14:textId="77777777">
        <w:tc>
          <w:tcPr>
            <w:tcW w:w="0" w:type="auto"/>
            <w:gridSpan w:val="4"/>
          </w:tcPr>
          <w:p w14:paraId="6818C1C2" w14:textId="77777777" w:rsidR="00736ECF" w:rsidRDefault="00736ECF">
            <w:pPr>
              <w:pStyle w:val="Compact"/>
            </w:pPr>
            <w:r>
              <w:rPr>
                <w:b/>
                <w:bCs/>
              </w:rPr>
              <w:t>NHS perspective</w:t>
            </w:r>
          </w:p>
        </w:tc>
      </w:tr>
      <w:tr w:rsidR="00736ECF" w14:paraId="26DCB623" w14:textId="77777777" w:rsidTr="006A1475">
        <w:tc>
          <w:tcPr>
            <w:tcW w:w="2977" w:type="dxa"/>
          </w:tcPr>
          <w:p w14:paraId="3625391F" w14:textId="77777777" w:rsidR="00736ECF" w:rsidRDefault="00736ECF" w:rsidP="007B233B">
            <w:pPr>
              <w:pStyle w:val="Compact"/>
              <w:ind w:left="170"/>
            </w:pPr>
            <w:r>
              <w:t>Inpatient (long stay)</w:t>
            </w:r>
          </w:p>
        </w:tc>
        <w:tc>
          <w:tcPr>
            <w:tcW w:w="875" w:type="dxa"/>
          </w:tcPr>
          <w:p w14:paraId="4D0D2497" w14:textId="77777777" w:rsidR="00736ECF" w:rsidRDefault="00736ECF">
            <w:pPr>
              <w:pStyle w:val="Compact"/>
              <w:jc w:val="right"/>
            </w:pPr>
            <w:r>
              <w:t>3,627·00</w:t>
            </w:r>
          </w:p>
        </w:tc>
        <w:tc>
          <w:tcPr>
            <w:tcW w:w="0" w:type="auto"/>
          </w:tcPr>
          <w:p w14:paraId="0C4195E4" w14:textId="77777777" w:rsidR="00736ECF" w:rsidRDefault="00736ECF">
            <w:pPr>
              <w:pStyle w:val="Compact"/>
            </w:pPr>
            <w:r>
              <w:t>Five or more days</w:t>
            </w:r>
          </w:p>
        </w:tc>
        <w:tc>
          <w:tcPr>
            <w:tcW w:w="0" w:type="auto"/>
          </w:tcPr>
          <w:p w14:paraId="4B2007EC" w14:textId="77777777" w:rsidR="00736ECF" w:rsidRDefault="00736ECF">
            <w:pPr>
              <w:pStyle w:val="Compact"/>
              <w:jc w:val="right"/>
            </w:pPr>
            <w:r>
              <w:t>[10]</w:t>
            </w:r>
          </w:p>
        </w:tc>
      </w:tr>
      <w:tr w:rsidR="00736ECF" w14:paraId="05811285" w14:textId="77777777" w:rsidTr="006A1475">
        <w:tc>
          <w:tcPr>
            <w:tcW w:w="2977" w:type="dxa"/>
          </w:tcPr>
          <w:p w14:paraId="7C44288A" w14:textId="77777777" w:rsidR="00736ECF" w:rsidRDefault="00736ECF" w:rsidP="007B233B">
            <w:pPr>
              <w:pStyle w:val="Compact"/>
              <w:ind w:left="170"/>
            </w:pPr>
            <w:r>
              <w:t>Inpatient (short stay)</w:t>
            </w:r>
          </w:p>
        </w:tc>
        <w:tc>
          <w:tcPr>
            <w:tcW w:w="875" w:type="dxa"/>
          </w:tcPr>
          <w:p w14:paraId="5DD42F71" w14:textId="77777777" w:rsidR="00736ECF" w:rsidRDefault="00736ECF">
            <w:pPr>
              <w:pStyle w:val="Compact"/>
              <w:jc w:val="right"/>
            </w:pPr>
            <w:r>
              <w:t>827·00</w:t>
            </w:r>
          </w:p>
        </w:tc>
        <w:tc>
          <w:tcPr>
            <w:tcW w:w="0" w:type="auto"/>
          </w:tcPr>
          <w:p w14:paraId="302CDEE3" w14:textId="77777777" w:rsidR="00736ECF" w:rsidRDefault="00736ECF">
            <w:pPr>
              <w:pStyle w:val="Compact"/>
            </w:pPr>
            <w:r>
              <w:t>Less than five days</w:t>
            </w:r>
          </w:p>
        </w:tc>
        <w:tc>
          <w:tcPr>
            <w:tcW w:w="0" w:type="auto"/>
          </w:tcPr>
          <w:p w14:paraId="446F8654" w14:textId="77777777" w:rsidR="00736ECF" w:rsidRDefault="00736ECF">
            <w:pPr>
              <w:pStyle w:val="Compact"/>
              <w:jc w:val="right"/>
            </w:pPr>
            <w:r>
              <w:t>[10]</w:t>
            </w:r>
          </w:p>
        </w:tc>
      </w:tr>
      <w:tr w:rsidR="00736ECF" w14:paraId="55EC9808" w14:textId="77777777" w:rsidTr="006A1475">
        <w:tc>
          <w:tcPr>
            <w:tcW w:w="2977" w:type="dxa"/>
          </w:tcPr>
          <w:p w14:paraId="43B02F2A" w14:textId="77777777" w:rsidR="00736ECF" w:rsidRDefault="00736ECF" w:rsidP="007B233B">
            <w:pPr>
              <w:pStyle w:val="Compact"/>
              <w:ind w:left="170"/>
            </w:pPr>
            <w:r>
              <w:t>Outpatient</w:t>
            </w:r>
          </w:p>
        </w:tc>
        <w:tc>
          <w:tcPr>
            <w:tcW w:w="875" w:type="dxa"/>
          </w:tcPr>
          <w:p w14:paraId="590E3699" w14:textId="77777777" w:rsidR="00736ECF" w:rsidRDefault="00736ECF">
            <w:pPr>
              <w:pStyle w:val="Compact"/>
              <w:jc w:val="right"/>
            </w:pPr>
            <w:r>
              <w:t>137·00</w:t>
            </w:r>
          </w:p>
        </w:tc>
        <w:tc>
          <w:tcPr>
            <w:tcW w:w="0" w:type="auto"/>
          </w:tcPr>
          <w:p w14:paraId="11516B58" w14:textId="77777777" w:rsidR="00736ECF" w:rsidRDefault="00736ECF">
            <w:pPr>
              <w:pStyle w:val="Compact"/>
            </w:pPr>
          </w:p>
        </w:tc>
        <w:tc>
          <w:tcPr>
            <w:tcW w:w="0" w:type="auto"/>
          </w:tcPr>
          <w:p w14:paraId="7B8FC7B0" w14:textId="77777777" w:rsidR="00736ECF" w:rsidRDefault="00736ECF">
            <w:pPr>
              <w:pStyle w:val="Compact"/>
              <w:jc w:val="right"/>
            </w:pPr>
            <w:r>
              <w:t>[10]</w:t>
            </w:r>
          </w:p>
        </w:tc>
      </w:tr>
      <w:tr w:rsidR="00736ECF" w14:paraId="6C4D03F8" w14:textId="77777777" w:rsidTr="006A1475">
        <w:tc>
          <w:tcPr>
            <w:tcW w:w="2977" w:type="dxa"/>
          </w:tcPr>
          <w:p w14:paraId="709156BA" w14:textId="77777777" w:rsidR="00736ECF" w:rsidRDefault="00736ECF" w:rsidP="007B233B">
            <w:pPr>
              <w:pStyle w:val="Compact"/>
              <w:ind w:left="170"/>
            </w:pPr>
            <w:r>
              <w:t>Ambulance</w:t>
            </w:r>
          </w:p>
        </w:tc>
        <w:tc>
          <w:tcPr>
            <w:tcW w:w="875" w:type="dxa"/>
          </w:tcPr>
          <w:p w14:paraId="12B90606" w14:textId="77777777" w:rsidR="00736ECF" w:rsidRDefault="00736ECF">
            <w:pPr>
              <w:pStyle w:val="Compact"/>
              <w:jc w:val="right"/>
            </w:pPr>
            <w:r>
              <w:t>134·00</w:t>
            </w:r>
          </w:p>
        </w:tc>
        <w:tc>
          <w:tcPr>
            <w:tcW w:w="0" w:type="auto"/>
          </w:tcPr>
          <w:p w14:paraId="5F28CFBF" w14:textId="77777777" w:rsidR="00736ECF" w:rsidRDefault="00736ECF">
            <w:pPr>
              <w:pStyle w:val="Compact"/>
            </w:pPr>
            <w:r>
              <w:t>Average of all</w:t>
            </w:r>
          </w:p>
        </w:tc>
        <w:tc>
          <w:tcPr>
            <w:tcW w:w="0" w:type="auto"/>
          </w:tcPr>
          <w:p w14:paraId="3BB6BBBD" w14:textId="77777777" w:rsidR="00736ECF" w:rsidRDefault="00736ECF">
            <w:pPr>
              <w:pStyle w:val="Compact"/>
              <w:jc w:val="right"/>
            </w:pPr>
            <w:r>
              <w:t>[10]</w:t>
            </w:r>
          </w:p>
        </w:tc>
      </w:tr>
      <w:tr w:rsidR="00736ECF" w14:paraId="248259E2" w14:textId="77777777" w:rsidTr="006A1475">
        <w:tc>
          <w:tcPr>
            <w:tcW w:w="2977" w:type="dxa"/>
          </w:tcPr>
          <w:p w14:paraId="619E37C7" w14:textId="77777777" w:rsidR="00736ECF" w:rsidRDefault="00736ECF" w:rsidP="007B233B">
            <w:pPr>
              <w:pStyle w:val="Compact"/>
              <w:ind w:left="170"/>
            </w:pPr>
            <w:r>
              <w:lastRenderedPageBreak/>
              <w:t>GP – practice</w:t>
            </w:r>
          </w:p>
        </w:tc>
        <w:tc>
          <w:tcPr>
            <w:tcW w:w="875" w:type="dxa"/>
          </w:tcPr>
          <w:p w14:paraId="0DCEC2B6" w14:textId="77777777" w:rsidR="00736ECF" w:rsidRDefault="00736ECF">
            <w:pPr>
              <w:pStyle w:val="Compact"/>
              <w:jc w:val="right"/>
            </w:pPr>
            <w:r>
              <w:t>4·30</w:t>
            </w:r>
          </w:p>
        </w:tc>
        <w:tc>
          <w:tcPr>
            <w:tcW w:w="0" w:type="auto"/>
          </w:tcPr>
          <w:p w14:paraId="5010656E" w14:textId="77777777" w:rsidR="00736ECF" w:rsidRDefault="00736ECF">
            <w:pPr>
              <w:pStyle w:val="Compact"/>
            </w:pPr>
            <w:r>
              <w:t>Per minute</w:t>
            </w:r>
          </w:p>
        </w:tc>
        <w:tc>
          <w:tcPr>
            <w:tcW w:w="0" w:type="auto"/>
          </w:tcPr>
          <w:p w14:paraId="20101856" w14:textId="77777777" w:rsidR="00736ECF" w:rsidRDefault="00736ECF">
            <w:pPr>
              <w:pStyle w:val="Compact"/>
              <w:jc w:val="right"/>
            </w:pPr>
            <w:r>
              <w:t>[10]</w:t>
            </w:r>
          </w:p>
        </w:tc>
      </w:tr>
      <w:tr w:rsidR="00736ECF" w14:paraId="3862E669" w14:textId="77777777" w:rsidTr="006A1475">
        <w:tc>
          <w:tcPr>
            <w:tcW w:w="2977" w:type="dxa"/>
          </w:tcPr>
          <w:p w14:paraId="37BF073F" w14:textId="77777777" w:rsidR="00736ECF" w:rsidRDefault="00736ECF" w:rsidP="007B233B">
            <w:pPr>
              <w:pStyle w:val="Compact"/>
              <w:ind w:left="170"/>
            </w:pPr>
            <w:r>
              <w:t>GP – telephone</w:t>
            </w:r>
          </w:p>
        </w:tc>
        <w:tc>
          <w:tcPr>
            <w:tcW w:w="875" w:type="dxa"/>
          </w:tcPr>
          <w:p w14:paraId="3685D50D" w14:textId="77777777" w:rsidR="00736ECF" w:rsidRDefault="00736ECF">
            <w:pPr>
              <w:pStyle w:val="Compact"/>
              <w:jc w:val="right"/>
            </w:pPr>
            <w:r>
              <w:t>4·13</w:t>
            </w:r>
          </w:p>
        </w:tc>
        <w:tc>
          <w:tcPr>
            <w:tcW w:w="0" w:type="auto"/>
          </w:tcPr>
          <w:p w14:paraId="474B3368" w14:textId="77777777" w:rsidR="00736ECF" w:rsidRDefault="00736ECF">
            <w:pPr>
              <w:pStyle w:val="Compact"/>
            </w:pPr>
            <w:r>
              <w:t>Per minute</w:t>
            </w:r>
          </w:p>
        </w:tc>
        <w:tc>
          <w:tcPr>
            <w:tcW w:w="0" w:type="auto"/>
          </w:tcPr>
          <w:p w14:paraId="2AFFF4E6" w14:textId="77777777" w:rsidR="00736ECF" w:rsidRDefault="00736ECF">
            <w:pPr>
              <w:pStyle w:val="Compact"/>
              <w:jc w:val="right"/>
            </w:pPr>
            <w:r>
              <w:t>[10]</w:t>
            </w:r>
          </w:p>
        </w:tc>
      </w:tr>
      <w:tr w:rsidR="00736ECF" w14:paraId="1CF10A39" w14:textId="77777777" w:rsidTr="006A1475">
        <w:tc>
          <w:tcPr>
            <w:tcW w:w="2977" w:type="dxa"/>
          </w:tcPr>
          <w:p w14:paraId="452E0F3A" w14:textId="77777777" w:rsidR="00736ECF" w:rsidRDefault="00736ECF" w:rsidP="007B233B">
            <w:pPr>
              <w:pStyle w:val="Compact"/>
              <w:ind w:left="170"/>
            </w:pPr>
            <w:r>
              <w:t>Practice nurse (in GP surgery)</w:t>
            </w:r>
          </w:p>
        </w:tc>
        <w:tc>
          <w:tcPr>
            <w:tcW w:w="875" w:type="dxa"/>
          </w:tcPr>
          <w:p w14:paraId="130B100C" w14:textId="77777777" w:rsidR="00736ECF" w:rsidRDefault="00736ECF">
            <w:pPr>
              <w:pStyle w:val="Compact"/>
              <w:jc w:val="right"/>
            </w:pPr>
            <w:r>
              <w:t>0·73</w:t>
            </w:r>
          </w:p>
        </w:tc>
        <w:tc>
          <w:tcPr>
            <w:tcW w:w="0" w:type="auto"/>
          </w:tcPr>
          <w:p w14:paraId="2A734605" w14:textId="77777777" w:rsidR="00736ECF" w:rsidRDefault="00736ECF">
            <w:pPr>
              <w:pStyle w:val="Compact"/>
            </w:pPr>
            <w:r>
              <w:t>Per minute</w:t>
            </w:r>
          </w:p>
        </w:tc>
        <w:tc>
          <w:tcPr>
            <w:tcW w:w="0" w:type="auto"/>
          </w:tcPr>
          <w:p w14:paraId="2352075C" w14:textId="77777777" w:rsidR="00736ECF" w:rsidRDefault="00736ECF">
            <w:pPr>
              <w:pStyle w:val="Compact"/>
              <w:jc w:val="right"/>
            </w:pPr>
            <w:r>
              <w:t>[10]</w:t>
            </w:r>
          </w:p>
        </w:tc>
      </w:tr>
      <w:tr w:rsidR="00736ECF" w14:paraId="33034709" w14:textId="77777777" w:rsidTr="006A1475">
        <w:tc>
          <w:tcPr>
            <w:tcW w:w="2977" w:type="dxa"/>
          </w:tcPr>
          <w:p w14:paraId="6621F037" w14:textId="77777777" w:rsidR="00736ECF" w:rsidRDefault="00736ECF" w:rsidP="007B233B">
            <w:pPr>
              <w:pStyle w:val="Compact"/>
              <w:ind w:left="170"/>
            </w:pPr>
            <w:r>
              <w:t>Health visitor/district nurse</w:t>
            </w:r>
          </w:p>
        </w:tc>
        <w:tc>
          <w:tcPr>
            <w:tcW w:w="875" w:type="dxa"/>
          </w:tcPr>
          <w:p w14:paraId="3F096112" w14:textId="77777777" w:rsidR="00736ECF" w:rsidRDefault="00736ECF">
            <w:pPr>
              <w:pStyle w:val="Compact"/>
              <w:jc w:val="right"/>
            </w:pPr>
            <w:r>
              <w:t>0·92</w:t>
            </w:r>
          </w:p>
        </w:tc>
        <w:tc>
          <w:tcPr>
            <w:tcW w:w="0" w:type="auto"/>
          </w:tcPr>
          <w:p w14:paraId="65DDC960" w14:textId="77777777" w:rsidR="00736ECF" w:rsidRDefault="00736ECF">
            <w:pPr>
              <w:pStyle w:val="Compact"/>
            </w:pPr>
            <w:r>
              <w:t>Per minute. Band 6 nurse</w:t>
            </w:r>
          </w:p>
        </w:tc>
        <w:tc>
          <w:tcPr>
            <w:tcW w:w="0" w:type="auto"/>
          </w:tcPr>
          <w:p w14:paraId="08835FEA" w14:textId="77777777" w:rsidR="00736ECF" w:rsidRDefault="00736ECF">
            <w:pPr>
              <w:pStyle w:val="Compact"/>
              <w:jc w:val="right"/>
            </w:pPr>
            <w:r>
              <w:t>[10]</w:t>
            </w:r>
          </w:p>
        </w:tc>
      </w:tr>
      <w:tr w:rsidR="00736ECF" w14:paraId="5FCC611A" w14:textId="77777777" w:rsidTr="006A1475">
        <w:tc>
          <w:tcPr>
            <w:tcW w:w="2977" w:type="dxa"/>
          </w:tcPr>
          <w:p w14:paraId="1FC8F27F" w14:textId="77777777" w:rsidR="00736ECF" w:rsidRDefault="00736ECF" w:rsidP="007B233B">
            <w:pPr>
              <w:pStyle w:val="Compact"/>
              <w:ind w:left="170"/>
            </w:pPr>
            <w:r>
              <w:t>Occupational therapist</w:t>
            </w:r>
          </w:p>
        </w:tc>
        <w:tc>
          <w:tcPr>
            <w:tcW w:w="875" w:type="dxa"/>
          </w:tcPr>
          <w:p w14:paraId="7B0BBDE3" w14:textId="77777777" w:rsidR="00736ECF" w:rsidRDefault="00736ECF">
            <w:pPr>
              <w:pStyle w:val="Compact"/>
              <w:jc w:val="right"/>
            </w:pPr>
            <w:r>
              <w:t>0·78</w:t>
            </w:r>
          </w:p>
        </w:tc>
        <w:tc>
          <w:tcPr>
            <w:tcW w:w="0" w:type="auto"/>
          </w:tcPr>
          <w:p w14:paraId="0C809FCF" w14:textId="77777777" w:rsidR="00736ECF" w:rsidRDefault="00736ECF">
            <w:pPr>
              <w:pStyle w:val="Compact"/>
            </w:pPr>
            <w:r>
              <w:t>Per minute</w:t>
            </w:r>
          </w:p>
        </w:tc>
        <w:tc>
          <w:tcPr>
            <w:tcW w:w="0" w:type="auto"/>
          </w:tcPr>
          <w:p w14:paraId="3D7F82DE" w14:textId="77777777" w:rsidR="00736ECF" w:rsidRDefault="00736ECF">
            <w:pPr>
              <w:pStyle w:val="Compact"/>
              <w:jc w:val="right"/>
            </w:pPr>
            <w:r>
              <w:t>[10]</w:t>
            </w:r>
          </w:p>
        </w:tc>
      </w:tr>
      <w:tr w:rsidR="00736ECF" w14:paraId="066BBAF9" w14:textId="77777777" w:rsidTr="006A1475">
        <w:tc>
          <w:tcPr>
            <w:tcW w:w="2977" w:type="dxa"/>
          </w:tcPr>
          <w:p w14:paraId="3EB61636" w14:textId="77777777" w:rsidR="00736ECF" w:rsidRDefault="00736ECF" w:rsidP="007B233B">
            <w:pPr>
              <w:pStyle w:val="Compact"/>
              <w:ind w:left="170"/>
            </w:pPr>
            <w:r>
              <w:t>Counsellor</w:t>
            </w:r>
          </w:p>
        </w:tc>
        <w:tc>
          <w:tcPr>
            <w:tcW w:w="875" w:type="dxa"/>
          </w:tcPr>
          <w:p w14:paraId="6A7EE171" w14:textId="77777777" w:rsidR="00736ECF" w:rsidRDefault="00736ECF">
            <w:pPr>
              <w:pStyle w:val="Compact"/>
              <w:jc w:val="right"/>
            </w:pPr>
            <w:r>
              <w:t>0·90</w:t>
            </w:r>
          </w:p>
        </w:tc>
        <w:tc>
          <w:tcPr>
            <w:tcW w:w="0" w:type="auto"/>
          </w:tcPr>
          <w:p w14:paraId="209BA55D" w14:textId="77777777" w:rsidR="00736ECF" w:rsidRDefault="00736ECF">
            <w:pPr>
              <w:pStyle w:val="Compact"/>
            </w:pPr>
            <w:r>
              <w:t>Per minute. Band 6</w:t>
            </w:r>
          </w:p>
        </w:tc>
        <w:tc>
          <w:tcPr>
            <w:tcW w:w="0" w:type="auto"/>
          </w:tcPr>
          <w:p w14:paraId="0E239730" w14:textId="77777777" w:rsidR="00736ECF" w:rsidRDefault="00736ECF">
            <w:pPr>
              <w:pStyle w:val="Compact"/>
              <w:jc w:val="right"/>
            </w:pPr>
            <w:r>
              <w:t>[10]</w:t>
            </w:r>
          </w:p>
        </w:tc>
      </w:tr>
      <w:tr w:rsidR="00736ECF" w14:paraId="0F01A2DB" w14:textId="77777777" w:rsidTr="006A1475">
        <w:tc>
          <w:tcPr>
            <w:tcW w:w="2977" w:type="dxa"/>
          </w:tcPr>
          <w:p w14:paraId="6DF08E36" w14:textId="77777777" w:rsidR="00736ECF" w:rsidRDefault="00736ECF" w:rsidP="007B233B">
            <w:pPr>
              <w:pStyle w:val="Compact"/>
              <w:ind w:left="170"/>
            </w:pPr>
            <w:r>
              <w:t>Psychotherapist</w:t>
            </w:r>
          </w:p>
        </w:tc>
        <w:tc>
          <w:tcPr>
            <w:tcW w:w="875" w:type="dxa"/>
          </w:tcPr>
          <w:p w14:paraId="408CB0D1" w14:textId="77777777" w:rsidR="00736ECF" w:rsidRDefault="00736ECF">
            <w:pPr>
              <w:pStyle w:val="Compact"/>
              <w:jc w:val="right"/>
            </w:pPr>
            <w:r>
              <w:t>1·08</w:t>
            </w:r>
          </w:p>
        </w:tc>
        <w:tc>
          <w:tcPr>
            <w:tcW w:w="0" w:type="auto"/>
          </w:tcPr>
          <w:p w14:paraId="70681DDC" w14:textId="77777777" w:rsidR="00736ECF" w:rsidRDefault="00736ECF">
            <w:pPr>
              <w:pStyle w:val="Compact"/>
            </w:pPr>
            <w:r>
              <w:t>Per minute. Assumed same as clinical psychologist, Band 7</w:t>
            </w:r>
          </w:p>
        </w:tc>
        <w:tc>
          <w:tcPr>
            <w:tcW w:w="0" w:type="auto"/>
          </w:tcPr>
          <w:p w14:paraId="654E7C40" w14:textId="77777777" w:rsidR="00736ECF" w:rsidRDefault="00736ECF">
            <w:pPr>
              <w:pStyle w:val="Compact"/>
              <w:jc w:val="right"/>
            </w:pPr>
            <w:r>
              <w:t>[10]</w:t>
            </w:r>
          </w:p>
        </w:tc>
      </w:tr>
      <w:tr w:rsidR="00736ECF" w14:paraId="3F8F6038" w14:textId="77777777" w:rsidTr="006A1475">
        <w:tc>
          <w:tcPr>
            <w:tcW w:w="2977" w:type="dxa"/>
          </w:tcPr>
          <w:p w14:paraId="4CD16BD9" w14:textId="77777777" w:rsidR="00736ECF" w:rsidRDefault="00736ECF" w:rsidP="007B233B">
            <w:pPr>
              <w:pStyle w:val="Compact"/>
              <w:ind w:left="170"/>
            </w:pPr>
            <w:r>
              <w:t>Family therapist</w:t>
            </w:r>
          </w:p>
        </w:tc>
        <w:tc>
          <w:tcPr>
            <w:tcW w:w="875" w:type="dxa"/>
          </w:tcPr>
          <w:p w14:paraId="192337D4" w14:textId="77777777" w:rsidR="00736ECF" w:rsidRDefault="00736ECF">
            <w:pPr>
              <w:pStyle w:val="Compact"/>
              <w:jc w:val="right"/>
            </w:pPr>
            <w:r>
              <w:t>0·90</w:t>
            </w:r>
          </w:p>
        </w:tc>
        <w:tc>
          <w:tcPr>
            <w:tcW w:w="0" w:type="auto"/>
          </w:tcPr>
          <w:p w14:paraId="77218B3E" w14:textId="77777777" w:rsidR="00736ECF" w:rsidRDefault="00736ECF">
            <w:pPr>
              <w:pStyle w:val="Compact"/>
            </w:pPr>
            <w:r>
              <w:t>Per minute. Assume same as counsellor, Band 6</w:t>
            </w:r>
          </w:p>
        </w:tc>
        <w:tc>
          <w:tcPr>
            <w:tcW w:w="0" w:type="auto"/>
          </w:tcPr>
          <w:p w14:paraId="5CE7B173" w14:textId="77777777" w:rsidR="00736ECF" w:rsidRDefault="00736ECF">
            <w:pPr>
              <w:pStyle w:val="Compact"/>
              <w:jc w:val="right"/>
            </w:pPr>
            <w:r>
              <w:t>[10]</w:t>
            </w:r>
          </w:p>
        </w:tc>
      </w:tr>
      <w:tr w:rsidR="00736ECF" w14:paraId="086B3609" w14:textId="77777777" w:rsidTr="006A1475">
        <w:tc>
          <w:tcPr>
            <w:tcW w:w="2977" w:type="dxa"/>
          </w:tcPr>
          <w:p w14:paraId="7A6B1D35" w14:textId="77777777" w:rsidR="00736ECF" w:rsidRDefault="00736ECF" w:rsidP="007B233B">
            <w:pPr>
              <w:pStyle w:val="Compact"/>
              <w:ind w:left="170"/>
            </w:pPr>
            <w:r>
              <w:t>Drug and alcohol counsellor/support worker outside EXPO clinic</w:t>
            </w:r>
          </w:p>
        </w:tc>
        <w:tc>
          <w:tcPr>
            <w:tcW w:w="875" w:type="dxa"/>
          </w:tcPr>
          <w:p w14:paraId="7A4C646D" w14:textId="77777777" w:rsidR="00736ECF" w:rsidRDefault="00736ECF">
            <w:pPr>
              <w:pStyle w:val="Compact"/>
              <w:jc w:val="right"/>
            </w:pPr>
            <w:r>
              <w:t>1·25</w:t>
            </w:r>
          </w:p>
        </w:tc>
        <w:tc>
          <w:tcPr>
            <w:tcW w:w="0" w:type="auto"/>
          </w:tcPr>
          <w:p w14:paraId="5FB59245" w14:textId="77777777" w:rsidR="00736ECF" w:rsidRDefault="00736ECF">
            <w:pPr>
              <w:pStyle w:val="Compact"/>
            </w:pPr>
            <w:r>
              <w:t>Per minute</w:t>
            </w:r>
          </w:p>
        </w:tc>
        <w:tc>
          <w:tcPr>
            <w:tcW w:w="0" w:type="auto"/>
          </w:tcPr>
          <w:p w14:paraId="53B957D4" w14:textId="77777777" w:rsidR="00736ECF" w:rsidRDefault="00736ECF">
            <w:pPr>
              <w:pStyle w:val="Compact"/>
              <w:jc w:val="right"/>
            </w:pPr>
            <w:r>
              <w:t>[10]</w:t>
            </w:r>
          </w:p>
        </w:tc>
      </w:tr>
      <w:tr w:rsidR="00736ECF" w14:paraId="68980485" w14:textId="77777777" w:rsidTr="006A1475">
        <w:tc>
          <w:tcPr>
            <w:tcW w:w="2977" w:type="dxa"/>
          </w:tcPr>
          <w:p w14:paraId="1404BED4" w14:textId="77777777" w:rsidR="00736ECF" w:rsidRDefault="00736ECF" w:rsidP="007B233B">
            <w:pPr>
              <w:pStyle w:val="Compact"/>
              <w:ind w:left="170"/>
            </w:pPr>
            <w:r>
              <w:t>Depot clinic outside EXPO clinic</w:t>
            </w:r>
          </w:p>
        </w:tc>
        <w:tc>
          <w:tcPr>
            <w:tcW w:w="875" w:type="dxa"/>
          </w:tcPr>
          <w:p w14:paraId="15199067" w14:textId="77777777" w:rsidR="00736ECF" w:rsidRDefault="00736ECF">
            <w:pPr>
              <w:pStyle w:val="Compact"/>
              <w:jc w:val="right"/>
            </w:pPr>
            <w:r>
              <w:t>1·10</w:t>
            </w:r>
          </w:p>
        </w:tc>
        <w:tc>
          <w:tcPr>
            <w:tcW w:w="0" w:type="auto"/>
          </w:tcPr>
          <w:p w14:paraId="10C57A8A" w14:textId="77777777" w:rsidR="00736ECF" w:rsidRDefault="00736ECF">
            <w:pPr>
              <w:pStyle w:val="Compact"/>
            </w:pPr>
            <w:r>
              <w:t>Per minute. Assume mental health nurse, Band 7.</w:t>
            </w:r>
          </w:p>
        </w:tc>
        <w:tc>
          <w:tcPr>
            <w:tcW w:w="0" w:type="auto"/>
          </w:tcPr>
          <w:p w14:paraId="02FABFAD" w14:textId="77777777" w:rsidR="00736ECF" w:rsidRDefault="00736ECF">
            <w:pPr>
              <w:pStyle w:val="Compact"/>
              <w:jc w:val="right"/>
            </w:pPr>
            <w:r>
              <w:t>[10]</w:t>
            </w:r>
          </w:p>
        </w:tc>
      </w:tr>
      <w:tr w:rsidR="00736ECF" w14:paraId="24DA59C0" w14:textId="77777777" w:rsidTr="006A1475">
        <w:tc>
          <w:tcPr>
            <w:tcW w:w="2977" w:type="dxa"/>
          </w:tcPr>
          <w:p w14:paraId="2AF256C2" w14:textId="77777777" w:rsidR="00736ECF" w:rsidRDefault="00736ECF" w:rsidP="007B233B">
            <w:pPr>
              <w:pStyle w:val="Compact"/>
              <w:ind w:left="170"/>
            </w:pPr>
            <w:r>
              <w:t>Dentist</w:t>
            </w:r>
          </w:p>
        </w:tc>
        <w:tc>
          <w:tcPr>
            <w:tcW w:w="875" w:type="dxa"/>
          </w:tcPr>
          <w:p w14:paraId="2DF7254C" w14:textId="77777777" w:rsidR="00736ECF" w:rsidRDefault="00736ECF">
            <w:pPr>
              <w:pStyle w:val="Compact"/>
              <w:jc w:val="right"/>
            </w:pPr>
            <w:r>
              <w:t>3·38</w:t>
            </w:r>
          </w:p>
        </w:tc>
        <w:tc>
          <w:tcPr>
            <w:tcW w:w="0" w:type="auto"/>
          </w:tcPr>
          <w:p w14:paraId="7D5E9FC2" w14:textId="77777777" w:rsidR="00736ECF" w:rsidRDefault="00736ECF">
            <w:pPr>
              <w:pStyle w:val="Compact"/>
            </w:pPr>
            <w:r>
              <w:t>Per minute. Assume providing performer</w:t>
            </w:r>
          </w:p>
        </w:tc>
        <w:tc>
          <w:tcPr>
            <w:tcW w:w="0" w:type="auto"/>
          </w:tcPr>
          <w:p w14:paraId="3223DCCC" w14:textId="77777777" w:rsidR="00736ECF" w:rsidRDefault="00736ECF">
            <w:pPr>
              <w:pStyle w:val="Compact"/>
              <w:jc w:val="right"/>
            </w:pPr>
            <w:r>
              <w:t>[10]</w:t>
            </w:r>
          </w:p>
        </w:tc>
      </w:tr>
      <w:tr w:rsidR="00736ECF" w14:paraId="17D61ABA" w14:textId="77777777" w:rsidTr="006A1475">
        <w:tc>
          <w:tcPr>
            <w:tcW w:w="2977" w:type="dxa"/>
          </w:tcPr>
          <w:p w14:paraId="67B1D3D8" w14:textId="77777777" w:rsidR="00736ECF" w:rsidRDefault="00736ECF" w:rsidP="007B233B">
            <w:pPr>
              <w:pStyle w:val="Compact"/>
              <w:ind w:left="170"/>
            </w:pPr>
            <w:r>
              <w:t>Dietician</w:t>
            </w:r>
          </w:p>
        </w:tc>
        <w:tc>
          <w:tcPr>
            <w:tcW w:w="875" w:type="dxa"/>
          </w:tcPr>
          <w:p w14:paraId="2C18EF0B" w14:textId="77777777" w:rsidR="00736ECF" w:rsidRDefault="00736ECF">
            <w:pPr>
              <w:pStyle w:val="Compact"/>
              <w:jc w:val="right"/>
            </w:pPr>
            <w:r>
              <w:t>0·65</w:t>
            </w:r>
          </w:p>
        </w:tc>
        <w:tc>
          <w:tcPr>
            <w:tcW w:w="0" w:type="auto"/>
          </w:tcPr>
          <w:p w14:paraId="53975036" w14:textId="77777777" w:rsidR="00736ECF" w:rsidRDefault="00736ECF">
            <w:pPr>
              <w:pStyle w:val="Compact"/>
            </w:pPr>
            <w:r>
              <w:t>Per minute. Assume Band 5</w:t>
            </w:r>
          </w:p>
        </w:tc>
        <w:tc>
          <w:tcPr>
            <w:tcW w:w="0" w:type="auto"/>
          </w:tcPr>
          <w:p w14:paraId="6EED11F0" w14:textId="77777777" w:rsidR="00736ECF" w:rsidRDefault="00736ECF">
            <w:pPr>
              <w:pStyle w:val="Compact"/>
              <w:jc w:val="right"/>
            </w:pPr>
            <w:r>
              <w:t>[10]</w:t>
            </w:r>
          </w:p>
        </w:tc>
      </w:tr>
      <w:tr w:rsidR="00736ECF" w14:paraId="63070D63" w14:textId="77777777" w:rsidTr="006A1475">
        <w:tc>
          <w:tcPr>
            <w:tcW w:w="2977" w:type="dxa"/>
          </w:tcPr>
          <w:p w14:paraId="0BCC12D6" w14:textId="77777777" w:rsidR="00736ECF" w:rsidRDefault="00736ECF" w:rsidP="007B233B">
            <w:pPr>
              <w:pStyle w:val="Compact"/>
              <w:ind w:left="170"/>
            </w:pPr>
            <w:r>
              <w:t>Consultant</w:t>
            </w:r>
          </w:p>
        </w:tc>
        <w:tc>
          <w:tcPr>
            <w:tcW w:w="875" w:type="dxa"/>
          </w:tcPr>
          <w:p w14:paraId="2EFB573D" w14:textId="77777777" w:rsidR="00736ECF" w:rsidRDefault="00736ECF">
            <w:pPr>
              <w:pStyle w:val="Compact"/>
              <w:jc w:val="right"/>
            </w:pPr>
            <w:r>
              <w:t>2·05</w:t>
            </w:r>
          </w:p>
        </w:tc>
        <w:tc>
          <w:tcPr>
            <w:tcW w:w="0" w:type="auto"/>
          </w:tcPr>
          <w:p w14:paraId="7B4E7B2D" w14:textId="77777777" w:rsidR="00736ECF" w:rsidRDefault="00736ECF">
            <w:pPr>
              <w:pStyle w:val="Compact"/>
            </w:pPr>
            <w:r>
              <w:t>Per minute. Assume medical consultant.</w:t>
            </w:r>
          </w:p>
        </w:tc>
        <w:tc>
          <w:tcPr>
            <w:tcW w:w="0" w:type="auto"/>
          </w:tcPr>
          <w:p w14:paraId="0CD85A26" w14:textId="77777777" w:rsidR="00736ECF" w:rsidRDefault="00736ECF">
            <w:pPr>
              <w:pStyle w:val="Compact"/>
              <w:jc w:val="right"/>
            </w:pPr>
            <w:r>
              <w:t>[10]</w:t>
            </w:r>
          </w:p>
        </w:tc>
      </w:tr>
      <w:tr w:rsidR="00736ECF" w14:paraId="063AE304" w14:textId="77777777" w:rsidTr="006A1475">
        <w:tc>
          <w:tcPr>
            <w:tcW w:w="2977" w:type="dxa"/>
          </w:tcPr>
          <w:p w14:paraId="209987E7" w14:textId="77777777" w:rsidR="00736ECF" w:rsidRDefault="00736ECF" w:rsidP="007B233B">
            <w:pPr>
              <w:pStyle w:val="Compact"/>
              <w:ind w:left="170"/>
            </w:pPr>
            <w:r>
              <w:t>Optician</w:t>
            </w:r>
          </w:p>
        </w:tc>
        <w:tc>
          <w:tcPr>
            <w:tcW w:w="875" w:type="dxa"/>
          </w:tcPr>
          <w:p w14:paraId="3CFF62D7" w14:textId="77777777" w:rsidR="00736ECF" w:rsidRDefault="00736ECF">
            <w:pPr>
              <w:pStyle w:val="Compact"/>
              <w:jc w:val="right"/>
            </w:pPr>
            <w:r>
              <w:t>0·87</w:t>
            </w:r>
          </w:p>
        </w:tc>
        <w:tc>
          <w:tcPr>
            <w:tcW w:w="0" w:type="auto"/>
          </w:tcPr>
          <w:p w14:paraId="2C7F953E" w14:textId="77777777" w:rsidR="00736ECF" w:rsidRDefault="00736ECF">
            <w:pPr>
              <w:pStyle w:val="Compact"/>
            </w:pPr>
            <w:r>
              <w:t>Per minute. Assume Band 6</w:t>
            </w:r>
          </w:p>
        </w:tc>
        <w:tc>
          <w:tcPr>
            <w:tcW w:w="0" w:type="auto"/>
          </w:tcPr>
          <w:p w14:paraId="358D3BC6" w14:textId="77777777" w:rsidR="00736ECF" w:rsidRDefault="00736ECF">
            <w:pPr>
              <w:pStyle w:val="Compact"/>
              <w:jc w:val="right"/>
            </w:pPr>
            <w:r>
              <w:t>[10]</w:t>
            </w:r>
          </w:p>
        </w:tc>
      </w:tr>
      <w:tr w:rsidR="00736ECF" w14:paraId="49EB4AB5" w14:textId="77777777" w:rsidTr="006A1475">
        <w:tc>
          <w:tcPr>
            <w:tcW w:w="2977" w:type="dxa"/>
          </w:tcPr>
          <w:p w14:paraId="1C23B9E4" w14:textId="77777777" w:rsidR="00736ECF" w:rsidRDefault="00736ECF" w:rsidP="007B233B">
            <w:pPr>
              <w:pStyle w:val="Compact"/>
              <w:ind w:left="170"/>
            </w:pPr>
            <w:r>
              <w:t>Nurse prescriber</w:t>
            </w:r>
          </w:p>
        </w:tc>
        <w:tc>
          <w:tcPr>
            <w:tcW w:w="875" w:type="dxa"/>
          </w:tcPr>
          <w:p w14:paraId="219F2477" w14:textId="77777777" w:rsidR="00736ECF" w:rsidRDefault="00736ECF">
            <w:pPr>
              <w:pStyle w:val="Compact"/>
              <w:jc w:val="right"/>
            </w:pPr>
            <w:r>
              <w:t>1·17</w:t>
            </w:r>
          </w:p>
        </w:tc>
        <w:tc>
          <w:tcPr>
            <w:tcW w:w="0" w:type="auto"/>
          </w:tcPr>
          <w:p w14:paraId="7146AB64" w14:textId="77777777" w:rsidR="00736ECF" w:rsidRDefault="00736ECF">
            <w:pPr>
              <w:pStyle w:val="Compact"/>
            </w:pPr>
            <w:r>
              <w:t>Per minute. Assume Band 8a.</w:t>
            </w:r>
          </w:p>
        </w:tc>
        <w:tc>
          <w:tcPr>
            <w:tcW w:w="0" w:type="auto"/>
          </w:tcPr>
          <w:p w14:paraId="3F2A0414" w14:textId="77777777" w:rsidR="00736ECF" w:rsidRDefault="00736ECF">
            <w:pPr>
              <w:pStyle w:val="Compact"/>
              <w:jc w:val="right"/>
            </w:pPr>
            <w:r>
              <w:t>[10]</w:t>
            </w:r>
          </w:p>
        </w:tc>
      </w:tr>
      <w:tr w:rsidR="00736ECF" w14:paraId="4F63CDFE" w14:textId="77777777" w:rsidTr="006A1475">
        <w:tc>
          <w:tcPr>
            <w:tcW w:w="2977" w:type="dxa"/>
          </w:tcPr>
          <w:p w14:paraId="629DDA9E" w14:textId="77777777" w:rsidR="00736ECF" w:rsidRDefault="00736ECF" w:rsidP="007B233B">
            <w:pPr>
              <w:pStyle w:val="Compact"/>
              <w:ind w:left="170"/>
            </w:pPr>
            <w:r>
              <w:t>Community nurse</w:t>
            </w:r>
          </w:p>
        </w:tc>
        <w:tc>
          <w:tcPr>
            <w:tcW w:w="875" w:type="dxa"/>
          </w:tcPr>
          <w:p w14:paraId="5CD8C992" w14:textId="77777777" w:rsidR="00736ECF" w:rsidRDefault="00736ECF">
            <w:pPr>
              <w:pStyle w:val="Compact"/>
              <w:jc w:val="right"/>
            </w:pPr>
            <w:r>
              <w:t>0·92</w:t>
            </w:r>
          </w:p>
        </w:tc>
        <w:tc>
          <w:tcPr>
            <w:tcW w:w="0" w:type="auto"/>
          </w:tcPr>
          <w:p w14:paraId="03B9CEA5" w14:textId="77777777" w:rsidR="00736ECF" w:rsidRDefault="00736ECF">
            <w:pPr>
              <w:pStyle w:val="Compact"/>
            </w:pPr>
            <w:r>
              <w:t>Per minute. Assume Band 6 community nurse.</w:t>
            </w:r>
          </w:p>
        </w:tc>
        <w:tc>
          <w:tcPr>
            <w:tcW w:w="0" w:type="auto"/>
          </w:tcPr>
          <w:p w14:paraId="0A3932F0" w14:textId="77777777" w:rsidR="00736ECF" w:rsidRDefault="00736ECF">
            <w:pPr>
              <w:pStyle w:val="Compact"/>
              <w:jc w:val="right"/>
            </w:pPr>
            <w:r>
              <w:t>[10]</w:t>
            </w:r>
          </w:p>
        </w:tc>
      </w:tr>
      <w:tr w:rsidR="00736ECF" w14:paraId="36F36BDD" w14:textId="77777777" w:rsidTr="006A1475">
        <w:tc>
          <w:tcPr>
            <w:tcW w:w="2977" w:type="dxa"/>
          </w:tcPr>
          <w:p w14:paraId="42E27AF1" w14:textId="77777777" w:rsidR="00736ECF" w:rsidRDefault="00736ECF" w:rsidP="007B233B">
            <w:pPr>
              <w:pStyle w:val="Compact"/>
              <w:ind w:left="170"/>
            </w:pPr>
            <w:r>
              <w:t>Blood clinic</w:t>
            </w:r>
          </w:p>
        </w:tc>
        <w:tc>
          <w:tcPr>
            <w:tcW w:w="875" w:type="dxa"/>
          </w:tcPr>
          <w:p w14:paraId="05933816" w14:textId="77777777" w:rsidR="00736ECF" w:rsidRDefault="00736ECF">
            <w:pPr>
              <w:pStyle w:val="Compact"/>
              <w:jc w:val="right"/>
            </w:pPr>
            <w:r>
              <w:t>0·55</w:t>
            </w:r>
          </w:p>
        </w:tc>
        <w:tc>
          <w:tcPr>
            <w:tcW w:w="0" w:type="auto"/>
          </w:tcPr>
          <w:p w14:paraId="7BDB50DF" w14:textId="77777777" w:rsidR="00736ECF" w:rsidRDefault="00736ECF">
            <w:pPr>
              <w:pStyle w:val="Compact"/>
            </w:pPr>
            <w:r>
              <w:t>Per minute. Assume Band 4 nurse.</w:t>
            </w:r>
          </w:p>
        </w:tc>
        <w:tc>
          <w:tcPr>
            <w:tcW w:w="0" w:type="auto"/>
          </w:tcPr>
          <w:p w14:paraId="27BA73A6" w14:textId="77777777" w:rsidR="00736ECF" w:rsidRDefault="00736ECF">
            <w:pPr>
              <w:pStyle w:val="Compact"/>
              <w:jc w:val="right"/>
            </w:pPr>
            <w:r>
              <w:t>[10]</w:t>
            </w:r>
          </w:p>
        </w:tc>
      </w:tr>
      <w:tr w:rsidR="00736ECF" w14:paraId="6A5576D4" w14:textId="77777777" w:rsidTr="006A1475">
        <w:tc>
          <w:tcPr>
            <w:tcW w:w="2977" w:type="dxa"/>
          </w:tcPr>
          <w:p w14:paraId="337DDED8" w14:textId="77777777" w:rsidR="00736ECF" w:rsidRDefault="00736ECF" w:rsidP="007B233B">
            <w:pPr>
              <w:pStyle w:val="Compact"/>
              <w:ind w:left="170"/>
            </w:pPr>
            <w:r>
              <w:t>Restart costs</w:t>
            </w:r>
          </w:p>
        </w:tc>
        <w:tc>
          <w:tcPr>
            <w:tcW w:w="875" w:type="dxa"/>
          </w:tcPr>
          <w:p w14:paraId="7EDACAF9" w14:textId="77777777" w:rsidR="00736ECF" w:rsidRDefault="00736ECF">
            <w:pPr>
              <w:pStyle w:val="Compact"/>
              <w:jc w:val="right"/>
            </w:pPr>
            <w:r>
              <w:t>122·50</w:t>
            </w:r>
          </w:p>
        </w:tc>
        <w:tc>
          <w:tcPr>
            <w:tcW w:w="0" w:type="auto"/>
          </w:tcPr>
          <w:p w14:paraId="2AA9AFBD" w14:textId="77777777" w:rsidR="00736ECF" w:rsidRDefault="00736ECF">
            <w:pPr>
              <w:pStyle w:val="Compact"/>
            </w:pPr>
            <w:r>
              <w:t>105 minutes of a band 8a nurse prescriber's time</w:t>
            </w:r>
          </w:p>
        </w:tc>
        <w:tc>
          <w:tcPr>
            <w:tcW w:w="0" w:type="auto"/>
          </w:tcPr>
          <w:p w14:paraId="4AC7B41C" w14:textId="77777777" w:rsidR="00736ECF" w:rsidRDefault="00736ECF">
            <w:pPr>
              <w:pStyle w:val="Compact"/>
              <w:jc w:val="right"/>
            </w:pPr>
            <w:r>
              <w:t>[10]</w:t>
            </w:r>
          </w:p>
        </w:tc>
      </w:tr>
      <w:tr w:rsidR="00736ECF" w14:paraId="2E1AA445" w14:textId="77777777" w:rsidTr="006A1475">
        <w:tc>
          <w:tcPr>
            <w:tcW w:w="2977" w:type="dxa"/>
          </w:tcPr>
          <w:p w14:paraId="6BBC88FE" w14:textId="77777777" w:rsidR="00736ECF" w:rsidRDefault="00736ECF" w:rsidP="007B233B">
            <w:pPr>
              <w:pStyle w:val="Compact"/>
              <w:ind w:left="170"/>
            </w:pPr>
            <w:r>
              <w:t>Monitoring costs</w:t>
            </w:r>
          </w:p>
        </w:tc>
        <w:tc>
          <w:tcPr>
            <w:tcW w:w="875" w:type="dxa"/>
          </w:tcPr>
          <w:p w14:paraId="3AE05A48" w14:textId="77777777" w:rsidR="00736ECF" w:rsidRDefault="00736ECF">
            <w:pPr>
              <w:pStyle w:val="Compact"/>
              <w:jc w:val="right"/>
            </w:pPr>
            <w:r>
              <w:t>17·50</w:t>
            </w:r>
          </w:p>
        </w:tc>
        <w:tc>
          <w:tcPr>
            <w:tcW w:w="0" w:type="auto"/>
          </w:tcPr>
          <w:p w14:paraId="4BF4461C" w14:textId="77777777" w:rsidR="00736ECF" w:rsidRDefault="00736ECF">
            <w:pPr>
              <w:pStyle w:val="Compact"/>
            </w:pPr>
            <w:r>
              <w:t>15 minutes per month of band 8a nurse prescriber time to check and adjust dosages.</w:t>
            </w:r>
          </w:p>
        </w:tc>
        <w:tc>
          <w:tcPr>
            <w:tcW w:w="0" w:type="auto"/>
          </w:tcPr>
          <w:p w14:paraId="753284B9" w14:textId="77777777" w:rsidR="00736ECF" w:rsidRDefault="00736ECF">
            <w:pPr>
              <w:pStyle w:val="Compact"/>
              <w:jc w:val="right"/>
            </w:pPr>
            <w:r>
              <w:t>[10]</w:t>
            </w:r>
          </w:p>
        </w:tc>
      </w:tr>
      <w:tr w:rsidR="00736ECF" w14:paraId="2FAA8FFF" w14:textId="77777777" w:rsidTr="006A1475">
        <w:tc>
          <w:tcPr>
            <w:tcW w:w="2977" w:type="dxa"/>
          </w:tcPr>
          <w:p w14:paraId="4F1CB6AB" w14:textId="77777777" w:rsidR="00736ECF" w:rsidRDefault="00736ECF" w:rsidP="007B233B">
            <w:pPr>
              <w:pStyle w:val="Compact"/>
              <w:ind w:left="170"/>
            </w:pPr>
            <w:r>
              <w:t>Addiction keyworker time</w:t>
            </w:r>
          </w:p>
        </w:tc>
        <w:tc>
          <w:tcPr>
            <w:tcW w:w="875" w:type="dxa"/>
          </w:tcPr>
          <w:p w14:paraId="1B98A287" w14:textId="77777777" w:rsidR="00736ECF" w:rsidRDefault="00736ECF">
            <w:pPr>
              <w:pStyle w:val="Compact"/>
              <w:jc w:val="right"/>
            </w:pPr>
            <w:r>
              <w:t>1·34</w:t>
            </w:r>
          </w:p>
        </w:tc>
        <w:tc>
          <w:tcPr>
            <w:tcW w:w="0" w:type="auto"/>
          </w:tcPr>
          <w:p w14:paraId="499FD7CE" w14:textId="77777777" w:rsidR="00736ECF" w:rsidRDefault="00736ECF">
            <w:pPr>
              <w:pStyle w:val="Compact"/>
            </w:pPr>
            <w:r>
              <w:t>Per minute</w:t>
            </w:r>
          </w:p>
        </w:tc>
        <w:tc>
          <w:tcPr>
            <w:tcW w:w="0" w:type="auto"/>
          </w:tcPr>
          <w:p w14:paraId="1426CD9C" w14:textId="77777777" w:rsidR="00736ECF" w:rsidRDefault="00736ECF">
            <w:pPr>
              <w:pStyle w:val="Compact"/>
              <w:jc w:val="right"/>
            </w:pPr>
            <w:r>
              <w:t>[5]</w:t>
            </w:r>
          </w:p>
        </w:tc>
      </w:tr>
      <w:tr w:rsidR="00736ECF" w14:paraId="12EA77A2" w14:textId="77777777" w:rsidTr="006A1475">
        <w:tc>
          <w:tcPr>
            <w:tcW w:w="2977" w:type="dxa"/>
          </w:tcPr>
          <w:p w14:paraId="3D62F790" w14:textId="77777777" w:rsidR="00736ECF" w:rsidRDefault="00736ECF" w:rsidP="007B233B">
            <w:pPr>
              <w:pStyle w:val="Compact"/>
              <w:ind w:left="170"/>
            </w:pPr>
            <w:r>
              <w:t>Accident and emergency</w:t>
            </w:r>
          </w:p>
        </w:tc>
        <w:tc>
          <w:tcPr>
            <w:tcW w:w="875" w:type="dxa"/>
          </w:tcPr>
          <w:p w14:paraId="18C0258F" w14:textId="77777777" w:rsidR="00736ECF" w:rsidRDefault="00736ECF">
            <w:pPr>
              <w:pStyle w:val="Compact"/>
              <w:jc w:val="right"/>
            </w:pPr>
            <w:r>
              <w:t>153·67</w:t>
            </w:r>
          </w:p>
        </w:tc>
        <w:tc>
          <w:tcPr>
            <w:tcW w:w="0" w:type="auto"/>
          </w:tcPr>
          <w:p w14:paraId="1E6D950D" w14:textId="77777777" w:rsidR="00736ECF" w:rsidRDefault="00736ECF">
            <w:pPr>
              <w:pStyle w:val="Compact"/>
            </w:pPr>
          </w:p>
        </w:tc>
        <w:tc>
          <w:tcPr>
            <w:tcW w:w="0" w:type="auto"/>
          </w:tcPr>
          <w:p w14:paraId="6CFBCCBE" w14:textId="77777777" w:rsidR="00736ECF" w:rsidRDefault="00736ECF">
            <w:pPr>
              <w:pStyle w:val="Compact"/>
              <w:jc w:val="right"/>
            </w:pPr>
            <w:r>
              <w:t>[88]</w:t>
            </w:r>
          </w:p>
        </w:tc>
      </w:tr>
      <w:tr w:rsidR="00736ECF" w14:paraId="17C177A9" w14:textId="77777777" w:rsidTr="00F31691">
        <w:tc>
          <w:tcPr>
            <w:tcW w:w="2977" w:type="dxa"/>
          </w:tcPr>
          <w:p w14:paraId="47FC36D3" w14:textId="77777777" w:rsidR="00736ECF" w:rsidRDefault="00736ECF" w:rsidP="007B233B">
            <w:pPr>
              <w:pStyle w:val="Compact"/>
              <w:ind w:left="170"/>
            </w:pPr>
            <w:r>
              <w:t>Liver function test</w:t>
            </w:r>
          </w:p>
        </w:tc>
        <w:tc>
          <w:tcPr>
            <w:tcW w:w="875" w:type="dxa"/>
          </w:tcPr>
          <w:p w14:paraId="31D0269A" w14:textId="77777777" w:rsidR="00736ECF" w:rsidRDefault="00736ECF">
            <w:pPr>
              <w:pStyle w:val="Compact"/>
              <w:jc w:val="right"/>
            </w:pPr>
            <w:r>
              <w:t>5·05</w:t>
            </w:r>
          </w:p>
        </w:tc>
        <w:tc>
          <w:tcPr>
            <w:tcW w:w="0" w:type="auto"/>
          </w:tcPr>
          <w:p w14:paraId="1965B5A5" w14:textId="77777777" w:rsidR="00736ECF" w:rsidRDefault="00736ECF">
            <w:pPr>
              <w:pStyle w:val="Compact"/>
            </w:pPr>
            <w:r>
              <w:t>For buprenorphine, regardless of formulation, the recommendation is: Monitor liver function; when used in opioid dependence baseline liver function test is recommended before commencing therapy, and regular liver function tests should be performed throughout treatment (BNF, 2022). Assume once every 12 weeks.</w:t>
            </w:r>
          </w:p>
        </w:tc>
        <w:tc>
          <w:tcPr>
            <w:tcW w:w="0" w:type="auto"/>
          </w:tcPr>
          <w:p w14:paraId="6DF62A4B" w14:textId="77777777" w:rsidR="00736ECF" w:rsidRDefault="00736ECF">
            <w:pPr>
              <w:pStyle w:val="Compact"/>
              <w:jc w:val="right"/>
            </w:pPr>
            <w:r>
              <w:t>[90]</w:t>
            </w:r>
          </w:p>
        </w:tc>
      </w:tr>
      <w:tr w:rsidR="00736ECF" w14:paraId="41E3E380" w14:textId="77777777" w:rsidTr="00F31691">
        <w:tc>
          <w:tcPr>
            <w:tcW w:w="2977" w:type="dxa"/>
            <w:tcBorders>
              <w:bottom w:val="single" w:sz="4" w:space="0" w:color="auto"/>
            </w:tcBorders>
          </w:tcPr>
          <w:p w14:paraId="74183DF9" w14:textId="77777777" w:rsidR="00736ECF" w:rsidRDefault="00736ECF" w:rsidP="007B233B">
            <w:pPr>
              <w:pStyle w:val="Compact"/>
              <w:ind w:left="170"/>
            </w:pPr>
            <w:r>
              <w:t>Smoking cessation service</w:t>
            </w:r>
          </w:p>
        </w:tc>
        <w:tc>
          <w:tcPr>
            <w:tcW w:w="875" w:type="dxa"/>
            <w:tcBorders>
              <w:bottom w:val="single" w:sz="4" w:space="0" w:color="auto"/>
            </w:tcBorders>
          </w:tcPr>
          <w:p w14:paraId="610E6068" w14:textId="77777777" w:rsidR="00736ECF" w:rsidRDefault="00736ECF">
            <w:pPr>
              <w:pStyle w:val="Compact"/>
              <w:jc w:val="right"/>
            </w:pPr>
            <w:r>
              <w:t>0·49</w:t>
            </w:r>
          </w:p>
        </w:tc>
        <w:tc>
          <w:tcPr>
            <w:tcW w:w="0" w:type="auto"/>
            <w:tcBorders>
              <w:bottom w:val="single" w:sz="4" w:space="0" w:color="auto"/>
            </w:tcBorders>
          </w:tcPr>
          <w:p w14:paraId="7F9565CC" w14:textId="77777777" w:rsidR="00736ECF" w:rsidRDefault="00736ECF">
            <w:pPr>
              <w:pStyle w:val="Compact"/>
            </w:pPr>
            <w:r>
              <w:t>Per minute. Include costs associated with time spent with adviser but not pharmacotherapy prescribed.</w:t>
            </w:r>
          </w:p>
        </w:tc>
        <w:tc>
          <w:tcPr>
            <w:tcW w:w="0" w:type="auto"/>
          </w:tcPr>
          <w:p w14:paraId="216F3228" w14:textId="77777777" w:rsidR="00736ECF" w:rsidRDefault="00736ECF">
            <w:pPr>
              <w:pStyle w:val="Compact"/>
              <w:jc w:val="right"/>
            </w:pPr>
            <w:r>
              <w:t>[95]</w:t>
            </w:r>
          </w:p>
        </w:tc>
      </w:tr>
    </w:tbl>
    <w:p w14:paraId="5E9B7D77" w14:textId="67482AD4" w:rsidR="00736ECF" w:rsidRDefault="00736ECF" w:rsidP="00736ECF">
      <w:pPr>
        <w:pStyle w:val="FirstParagraph"/>
      </w:pPr>
      <w:r>
        <w:lastRenderedPageBreak/>
        <w:t>The unit costs of trial medicines (except BUP-XR) were taken from the BNF,</w:t>
      </w:r>
      <w:r>
        <w:rPr>
          <w:vertAlign w:val="superscript"/>
        </w:rPr>
        <w:t>9</w:t>
      </w:r>
      <w:r>
        <w:t xml:space="preserve"> to reflect the prices that would be paid by the NHS as closely as possible.</w:t>
      </w:r>
      <w:r>
        <w:rPr>
          <w:vertAlign w:val="superscript"/>
        </w:rPr>
        <w:t>19</w:t>
      </w:r>
      <w:r>
        <w:t xml:space="preserve"> For branded preparations, the BNF indicative prices are derived from the NHS Dictionary of Medicines and Devices (DM+D). Drug Tariff Part VIIIA prices listed in the BNF (April 2021) were applied to generics, reflecting pharmacist reimbursement. A unit cost for BUP-XR (the intervention) was provided by the manufacturer. </w:t>
      </w:r>
      <w:hyperlink w:anchor="tbl-trial-med-costs">
        <w:r>
          <w:rPr>
            <w:rStyle w:val="Hyperlink"/>
          </w:rPr>
          <w:t>Table S2.2</w:t>
        </w:r>
      </w:hyperlink>
      <w:r>
        <w:t xml:space="preserve"> presents the unit costs of trial medication.</w:t>
      </w:r>
    </w:p>
    <w:p w14:paraId="0E292184" w14:textId="5759C7DC" w:rsidR="00736ECF" w:rsidRDefault="00736ECF" w:rsidP="00736ECF">
      <w:pPr>
        <w:pStyle w:val="TableCaption"/>
      </w:pPr>
      <w:bookmarkStart w:id="10" w:name="tbl-trial-med-costs"/>
      <w:r>
        <w:t xml:space="preserve">Table S2.2: Trial medication unit costs (GBP), taken from the Drug Tariff Part VIIIA and </w:t>
      </w:r>
      <w:proofErr w:type="spellStart"/>
      <w:r>
        <w:t>dm+d</w:t>
      </w:r>
      <w:proofErr w:type="spellEnd"/>
      <w:r>
        <w:t>.</w:t>
      </w:r>
    </w:p>
    <w:tbl>
      <w:tblPr>
        <w:tblStyle w:val="Table"/>
        <w:tblW w:w="0" w:type="auto"/>
        <w:tblLook w:val="0020" w:firstRow="1" w:lastRow="0" w:firstColumn="0" w:lastColumn="0" w:noHBand="0" w:noVBand="0"/>
        <w:tblCaption w:val="Table 2: Trial medication unit costs (GBP), taken from the Drug Tariff Part VIIIA and dm+d."/>
      </w:tblPr>
      <w:tblGrid>
        <w:gridCol w:w="2738"/>
        <w:gridCol w:w="1168"/>
        <w:gridCol w:w="963"/>
        <w:gridCol w:w="4491"/>
      </w:tblGrid>
      <w:tr w:rsidR="00736ECF" w14:paraId="37A563E2"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5AF76BEA" w14:textId="77777777" w:rsidR="00736ECF" w:rsidRDefault="00736ECF">
            <w:pPr>
              <w:pStyle w:val="Compact"/>
            </w:pPr>
            <w:r>
              <w:t>Description</w:t>
            </w:r>
          </w:p>
        </w:tc>
        <w:tc>
          <w:tcPr>
            <w:tcW w:w="0" w:type="auto"/>
          </w:tcPr>
          <w:p w14:paraId="60F3DB3A" w14:textId="77777777" w:rsidR="00736ECF" w:rsidRDefault="00736ECF">
            <w:pPr>
              <w:pStyle w:val="Compact"/>
            </w:pPr>
            <w:r>
              <w:t>Unit</w:t>
            </w:r>
          </w:p>
        </w:tc>
        <w:tc>
          <w:tcPr>
            <w:tcW w:w="0" w:type="auto"/>
          </w:tcPr>
          <w:p w14:paraId="062E3D81" w14:textId="77777777" w:rsidR="00736ECF" w:rsidRDefault="00736ECF">
            <w:pPr>
              <w:pStyle w:val="Compact"/>
              <w:jc w:val="right"/>
            </w:pPr>
            <w:r>
              <w:t>Unit cost</w:t>
            </w:r>
          </w:p>
        </w:tc>
        <w:tc>
          <w:tcPr>
            <w:tcW w:w="0" w:type="auto"/>
          </w:tcPr>
          <w:p w14:paraId="36FA33E3" w14:textId="77777777" w:rsidR="00736ECF" w:rsidRDefault="00736ECF">
            <w:pPr>
              <w:pStyle w:val="Compact"/>
            </w:pPr>
            <w:r>
              <w:t>Notes</w:t>
            </w:r>
          </w:p>
        </w:tc>
      </w:tr>
      <w:tr w:rsidR="00736ECF" w14:paraId="214D0EFF" w14:textId="77777777">
        <w:tc>
          <w:tcPr>
            <w:tcW w:w="0" w:type="auto"/>
          </w:tcPr>
          <w:p w14:paraId="5EF59577" w14:textId="77777777" w:rsidR="00736ECF" w:rsidRDefault="00736ECF">
            <w:pPr>
              <w:pStyle w:val="Compact"/>
            </w:pPr>
            <w:r>
              <w:t>XR-Bup</w:t>
            </w:r>
          </w:p>
        </w:tc>
        <w:tc>
          <w:tcPr>
            <w:tcW w:w="0" w:type="auto"/>
          </w:tcPr>
          <w:p w14:paraId="0E73D132" w14:textId="77777777" w:rsidR="00736ECF" w:rsidRDefault="00736ECF">
            <w:pPr>
              <w:pStyle w:val="Compact"/>
            </w:pPr>
            <w:r>
              <w:t>Per injection</w:t>
            </w:r>
          </w:p>
        </w:tc>
        <w:tc>
          <w:tcPr>
            <w:tcW w:w="0" w:type="auto"/>
          </w:tcPr>
          <w:p w14:paraId="0C2D3246" w14:textId="77777777" w:rsidR="00736ECF" w:rsidRDefault="00736ECF">
            <w:pPr>
              <w:pStyle w:val="Compact"/>
              <w:jc w:val="right"/>
            </w:pPr>
            <w:r>
              <w:t>262·90</w:t>
            </w:r>
          </w:p>
        </w:tc>
        <w:tc>
          <w:tcPr>
            <w:tcW w:w="0" w:type="auto"/>
          </w:tcPr>
          <w:p w14:paraId="3CEE695E" w14:textId="77777777" w:rsidR="00736ECF" w:rsidRDefault="00736ECF">
            <w:pPr>
              <w:pStyle w:val="Compact"/>
            </w:pPr>
            <w:r>
              <w:t>Indicative unit cost provided by Indivior for primary analyses</w:t>
            </w:r>
          </w:p>
        </w:tc>
      </w:tr>
      <w:tr w:rsidR="00736ECF" w14:paraId="2E2346B7" w14:textId="77777777">
        <w:tc>
          <w:tcPr>
            <w:tcW w:w="0" w:type="auto"/>
          </w:tcPr>
          <w:p w14:paraId="244509EE" w14:textId="77777777" w:rsidR="00736ECF" w:rsidRDefault="00736ECF">
            <w:pPr>
              <w:pStyle w:val="Compact"/>
            </w:pPr>
            <w:r>
              <w:t>XR-Bup low cost</w:t>
            </w:r>
          </w:p>
        </w:tc>
        <w:tc>
          <w:tcPr>
            <w:tcW w:w="0" w:type="auto"/>
          </w:tcPr>
          <w:p w14:paraId="079AB945" w14:textId="77777777" w:rsidR="00736ECF" w:rsidRDefault="00736ECF">
            <w:pPr>
              <w:pStyle w:val="Compact"/>
            </w:pPr>
            <w:r>
              <w:t>Per injection</w:t>
            </w:r>
          </w:p>
        </w:tc>
        <w:tc>
          <w:tcPr>
            <w:tcW w:w="0" w:type="auto"/>
          </w:tcPr>
          <w:p w14:paraId="55C23C52" w14:textId="77777777" w:rsidR="00736ECF" w:rsidRDefault="00736ECF">
            <w:pPr>
              <w:pStyle w:val="Compact"/>
              <w:jc w:val="right"/>
            </w:pPr>
            <w:r>
              <w:t>239·70</w:t>
            </w:r>
          </w:p>
        </w:tc>
        <w:tc>
          <w:tcPr>
            <w:tcW w:w="0" w:type="auto"/>
          </w:tcPr>
          <w:p w14:paraId="1790EEBB" w14:textId="77777777" w:rsidR="00736ECF" w:rsidRDefault="00736ECF">
            <w:pPr>
              <w:pStyle w:val="Compact"/>
            </w:pPr>
            <w:r>
              <w:t>Lower indicative unit cost provided by Indivior for sensitivity analyses</w:t>
            </w:r>
          </w:p>
        </w:tc>
      </w:tr>
      <w:tr w:rsidR="00736ECF" w14:paraId="415C1CFC" w14:textId="77777777">
        <w:tc>
          <w:tcPr>
            <w:tcW w:w="0" w:type="auto"/>
          </w:tcPr>
          <w:p w14:paraId="1A5C9899" w14:textId="77777777" w:rsidR="00736ECF" w:rsidRDefault="00736ECF">
            <w:pPr>
              <w:pStyle w:val="Compact"/>
            </w:pPr>
            <w:r>
              <w:t>Buprenorphine sublingual tablet 200mcg</w:t>
            </w:r>
          </w:p>
        </w:tc>
        <w:tc>
          <w:tcPr>
            <w:tcW w:w="0" w:type="auto"/>
          </w:tcPr>
          <w:p w14:paraId="6D56EF4F" w14:textId="77777777" w:rsidR="00736ECF" w:rsidRDefault="00736ECF">
            <w:pPr>
              <w:pStyle w:val="Compact"/>
            </w:pPr>
            <w:r>
              <w:t>Per tablet</w:t>
            </w:r>
          </w:p>
        </w:tc>
        <w:tc>
          <w:tcPr>
            <w:tcW w:w="0" w:type="auto"/>
          </w:tcPr>
          <w:p w14:paraId="3B279FB6" w14:textId="77777777" w:rsidR="00736ECF" w:rsidRDefault="00736ECF">
            <w:pPr>
              <w:pStyle w:val="Compact"/>
              <w:jc w:val="right"/>
            </w:pPr>
            <w:r>
              <w:t>0·10</w:t>
            </w:r>
          </w:p>
        </w:tc>
        <w:tc>
          <w:tcPr>
            <w:tcW w:w="0" w:type="auto"/>
          </w:tcPr>
          <w:p w14:paraId="7A26E640" w14:textId="77777777" w:rsidR="00736ECF" w:rsidRDefault="00736ECF">
            <w:pPr>
              <w:pStyle w:val="Compact"/>
            </w:pPr>
          </w:p>
        </w:tc>
      </w:tr>
      <w:tr w:rsidR="00736ECF" w14:paraId="0C21F7B5" w14:textId="77777777">
        <w:tc>
          <w:tcPr>
            <w:tcW w:w="0" w:type="auto"/>
          </w:tcPr>
          <w:p w14:paraId="05D0D394" w14:textId="77777777" w:rsidR="00736ECF" w:rsidRDefault="00736ECF">
            <w:pPr>
              <w:pStyle w:val="Compact"/>
            </w:pPr>
            <w:r>
              <w:t>Buprenorphine sublingual tablet 400mcg</w:t>
            </w:r>
          </w:p>
        </w:tc>
        <w:tc>
          <w:tcPr>
            <w:tcW w:w="0" w:type="auto"/>
          </w:tcPr>
          <w:p w14:paraId="37519B0D" w14:textId="77777777" w:rsidR="00736ECF" w:rsidRDefault="00736ECF">
            <w:pPr>
              <w:pStyle w:val="Compact"/>
            </w:pPr>
            <w:r>
              <w:t>Per tablet</w:t>
            </w:r>
          </w:p>
        </w:tc>
        <w:tc>
          <w:tcPr>
            <w:tcW w:w="0" w:type="auto"/>
          </w:tcPr>
          <w:p w14:paraId="50B603BC" w14:textId="77777777" w:rsidR="00736ECF" w:rsidRDefault="00736ECF">
            <w:pPr>
              <w:pStyle w:val="Compact"/>
              <w:jc w:val="right"/>
            </w:pPr>
            <w:r>
              <w:t>0·20</w:t>
            </w:r>
          </w:p>
        </w:tc>
        <w:tc>
          <w:tcPr>
            <w:tcW w:w="0" w:type="auto"/>
          </w:tcPr>
          <w:p w14:paraId="71BA1E1B" w14:textId="77777777" w:rsidR="00736ECF" w:rsidRDefault="00736ECF">
            <w:pPr>
              <w:pStyle w:val="Compact"/>
            </w:pPr>
          </w:p>
        </w:tc>
      </w:tr>
      <w:tr w:rsidR="00736ECF" w14:paraId="4C89EA0A" w14:textId="77777777">
        <w:tc>
          <w:tcPr>
            <w:tcW w:w="0" w:type="auto"/>
          </w:tcPr>
          <w:p w14:paraId="0E28A503" w14:textId="77777777" w:rsidR="00736ECF" w:rsidRDefault="00736ECF">
            <w:pPr>
              <w:pStyle w:val="Compact"/>
            </w:pPr>
            <w:r>
              <w:t>Buprenorphine sublingual tablet 2mg</w:t>
            </w:r>
          </w:p>
        </w:tc>
        <w:tc>
          <w:tcPr>
            <w:tcW w:w="0" w:type="auto"/>
          </w:tcPr>
          <w:p w14:paraId="484F17CA" w14:textId="77777777" w:rsidR="00736ECF" w:rsidRDefault="00736ECF">
            <w:pPr>
              <w:pStyle w:val="Compact"/>
            </w:pPr>
            <w:r>
              <w:t>Per tablet</w:t>
            </w:r>
          </w:p>
        </w:tc>
        <w:tc>
          <w:tcPr>
            <w:tcW w:w="0" w:type="auto"/>
          </w:tcPr>
          <w:p w14:paraId="1D5086F6" w14:textId="77777777" w:rsidR="00736ECF" w:rsidRDefault="00736ECF">
            <w:pPr>
              <w:pStyle w:val="Compact"/>
              <w:jc w:val="right"/>
            </w:pPr>
            <w:r>
              <w:t>0·51</w:t>
            </w:r>
          </w:p>
        </w:tc>
        <w:tc>
          <w:tcPr>
            <w:tcW w:w="0" w:type="auto"/>
          </w:tcPr>
          <w:p w14:paraId="35565865" w14:textId="77777777" w:rsidR="00736ECF" w:rsidRDefault="00736ECF">
            <w:pPr>
              <w:pStyle w:val="Compact"/>
            </w:pPr>
          </w:p>
        </w:tc>
      </w:tr>
      <w:tr w:rsidR="00736ECF" w14:paraId="2D2AA003" w14:textId="77777777">
        <w:tc>
          <w:tcPr>
            <w:tcW w:w="0" w:type="auto"/>
          </w:tcPr>
          <w:p w14:paraId="61E4692F" w14:textId="77777777" w:rsidR="00736ECF" w:rsidRDefault="00736ECF">
            <w:pPr>
              <w:pStyle w:val="Compact"/>
            </w:pPr>
            <w:r>
              <w:t>Buprenorphine sublingual tablet 8mg</w:t>
            </w:r>
          </w:p>
        </w:tc>
        <w:tc>
          <w:tcPr>
            <w:tcW w:w="0" w:type="auto"/>
          </w:tcPr>
          <w:p w14:paraId="12A40AF7" w14:textId="77777777" w:rsidR="00736ECF" w:rsidRDefault="00736ECF">
            <w:pPr>
              <w:pStyle w:val="Compact"/>
            </w:pPr>
            <w:r>
              <w:t>Per tablet</w:t>
            </w:r>
          </w:p>
        </w:tc>
        <w:tc>
          <w:tcPr>
            <w:tcW w:w="0" w:type="auto"/>
          </w:tcPr>
          <w:p w14:paraId="3A4565DF" w14:textId="77777777" w:rsidR="00736ECF" w:rsidRDefault="00736ECF">
            <w:pPr>
              <w:pStyle w:val="Compact"/>
              <w:jc w:val="right"/>
            </w:pPr>
            <w:r>
              <w:t>1·37</w:t>
            </w:r>
          </w:p>
        </w:tc>
        <w:tc>
          <w:tcPr>
            <w:tcW w:w="0" w:type="auto"/>
          </w:tcPr>
          <w:p w14:paraId="1361E213" w14:textId="77777777" w:rsidR="00736ECF" w:rsidRDefault="00736ECF">
            <w:pPr>
              <w:pStyle w:val="Compact"/>
            </w:pPr>
          </w:p>
        </w:tc>
      </w:tr>
      <w:tr w:rsidR="00736ECF" w14:paraId="2D0101C2" w14:textId="77777777">
        <w:tc>
          <w:tcPr>
            <w:tcW w:w="0" w:type="auto"/>
          </w:tcPr>
          <w:p w14:paraId="574953E7" w14:textId="77777777" w:rsidR="00736ECF" w:rsidRDefault="00736ECF">
            <w:pPr>
              <w:pStyle w:val="Compact"/>
            </w:pPr>
            <w:r>
              <w:t>Suboxone (buprenorphine + naloxone) 2mg</w:t>
            </w:r>
          </w:p>
        </w:tc>
        <w:tc>
          <w:tcPr>
            <w:tcW w:w="0" w:type="auto"/>
          </w:tcPr>
          <w:p w14:paraId="3324A354" w14:textId="77777777" w:rsidR="00736ECF" w:rsidRDefault="00736ECF">
            <w:pPr>
              <w:pStyle w:val="Compact"/>
            </w:pPr>
            <w:r>
              <w:t>Per tablet</w:t>
            </w:r>
          </w:p>
        </w:tc>
        <w:tc>
          <w:tcPr>
            <w:tcW w:w="0" w:type="auto"/>
          </w:tcPr>
          <w:p w14:paraId="1F9AA243" w14:textId="77777777" w:rsidR="00736ECF" w:rsidRDefault="00736ECF">
            <w:pPr>
              <w:pStyle w:val="Compact"/>
              <w:jc w:val="right"/>
            </w:pPr>
            <w:r>
              <w:t>0·91</w:t>
            </w:r>
          </w:p>
        </w:tc>
        <w:tc>
          <w:tcPr>
            <w:tcW w:w="0" w:type="auto"/>
          </w:tcPr>
          <w:p w14:paraId="0A4FA887" w14:textId="77777777" w:rsidR="00736ECF" w:rsidRDefault="00736ECF">
            <w:pPr>
              <w:pStyle w:val="Compact"/>
            </w:pPr>
            <w:r>
              <w:t>Generic and branded same price</w:t>
            </w:r>
          </w:p>
        </w:tc>
      </w:tr>
      <w:tr w:rsidR="00736ECF" w14:paraId="7B9B0E19" w14:textId="77777777">
        <w:tc>
          <w:tcPr>
            <w:tcW w:w="0" w:type="auto"/>
          </w:tcPr>
          <w:p w14:paraId="1AAD4A98" w14:textId="77777777" w:rsidR="00736ECF" w:rsidRDefault="00736ECF">
            <w:pPr>
              <w:pStyle w:val="Compact"/>
            </w:pPr>
            <w:r>
              <w:t>Suboxone (buprenorphine + naloxone) 8mg</w:t>
            </w:r>
          </w:p>
        </w:tc>
        <w:tc>
          <w:tcPr>
            <w:tcW w:w="0" w:type="auto"/>
          </w:tcPr>
          <w:p w14:paraId="051357E7" w14:textId="77777777" w:rsidR="00736ECF" w:rsidRDefault="00736ECF">
            <w:pPr>
              <w:pStyle w:val="Compact"/>
            </w:pPr>
            <w:r>
              <w:t>Per tablet</w:t>
            </w:r>
          </w:p>
        </w:tc>
        <w:tc>
          <w:tcPr>
            <w:tcW w:w="0" w:type="auto"/>
          </w:tcPr>
          <w:p w14:paraId="521FF29D" w14:textId="77777777" w:rsidR="00736ECF" w:rsidRDefault="00736ECF">
            <w:pPr>
              <w:pStyle w:val="Compact"/>
              <w:jc w:val="right"/>
            </w:pPr>
            <w:r>
              <w:t>2·46</w:t>
            </w:r>
          </w:p>
        </w:tc>
        <w:tc>
          <w:tcPr>
            <w:tcW w:w="0" w:type="auto"/>
          </w:tcPr>
          <w:p w14:paraId="2EAB45A1" w14:textId="77777777" w:rsidR="00736ECF" w:rsidRDefault="00736ECF">
            <w:pPr>
              <w:pStyle w:val="Compact"/>
            </w:pPr>
            <w:r>
              <w:t>Generic and branded same price</w:t>
            </w:r>
          </w:p>
        </w:tc>
      </w:tr>
      <w:tr w:rsidR="00736ECF" w14:paraId="29631D83" w14:textId="77777777">
        <w:tc>
          <w:tcPr>
            <w:tcW w:w="0" w:type="auto"/>
          </w:tcPr>
          <w:p w14:paraId="0678C268" w14:textId="77777777" w:rsidR="00736ECF" w:rsidRDefault="00736ECF">
            <w:pPr>
              <w:pStyle w:val="Compact"/>
            </w:pPr>
            <w:r>
              <w:t>Suboxone (buprenorphine + naloxone) 16mg</w:t>
            </w:r>
          </w:p>
        </w:tc>
        <w:tc>
          <w:tcPr>
            <w:tcW w:w="0" w:type="auto"/>
          </w:tcPr>
          <w:p w14:paraId="61C6C3DB" w14:textId="77777777" w:rsidR="00736ECF" w:rsidRDefault="00736ECF">
            <w:pPr>
              <w:pStyle w:val="Compact"/>
            </w:pPr>
            <w:r>
              <w:t>Per tablet</w:t>
            </w:r>
          </w:p>
        </w:tc>
        <w:tc>
          <w:tcPr>
            <w:tcW w:w="0" w:type="auto"/>
          </w:tcPr>
          <w:p w14:paraId="21548B9E" w14:textId="77777777" w:rsidR="00736ECF" w:rsidRDefault="00736ECF">
            <w:pPr>
              <w:pStyle w:val="Compact"/>
              <w:jc w:val="right"/>
            </w:pPr>
            <w:r>
              <w:t>5·44</w:t>
            </w:r>
          </w:p>
        </w:tc>
        <w:tc>
          <w:tcPr>
            <w:tcW w:w="0" w:type="auto"/>
          </w:tcPr>
          <w:p w14:paraId="437CE4D2" w14:textId="77777777" w:rsidR="00736ECF" w:rsidRDefault="00736ECF">
            <w:pPr>
              <w:pStyle w:val="Compact"/>
            </w:pPr>
            <w:r>
              <w:t>Generic and branded same price</w:t>
            </w:r>
          </w:p>
        </w:tc>
      </w:tr>
      <w:tr w:rsidR="00736ECF" w14:paraId="43A46F51" w14:textId="77777777">
        <w:tc>
          <w:tcPr>
            <w:tcW w:w="0" w:type="auto"/>
          </w:tcPr>
          <w:p w14:paraId="5A700088" w14:textId="77777777" w:rsidR="00736ECF" w:rsidRDefault="00736ECF">
            <w:pPr>
              <w:pStyle w:val="Compact"/>
            </w:pPr>
            <w:r>
              <w:t xml:space="preserve">Espranor oral </w:t>
            </w:r>
            <w:proofErr w:type="spellStart"/>
            <w:r>
              <w:t>lyophilisates</w:t>
            </w:r>
            <w:proofErr w:type="spellEnd"/>
            <w:r>
              <w:t xml:space="preserve"> 2mg</w:t>
            </w:r>
          </w:p>
        </w:tc>
        <w:tc>
          <w:tcPr>
            <w:tcW w:w="0" w:type="auto"/>
          </w:tcPr>
          <w:p w14:paraId="15D1485C" w14:textId="77777777" w:rsidR="00736ECF" w:rsidRDefault="00736ECF">
            <w:pPr>
              <w:pStyle w:val="Compact"/>
            </w:pPr>
            <w:r>
              <w:t>Per tablet</w:t>
            </w:r>
          </w:p>
        </w:tc>
        <w:tc>
          <w:tcPr>
            <w:tcW w:w="0" w:type="auto"/>
          </w:tcPr>
          <w:p w14:paraId="18D1BAEE" w14:textId="77777777" w:rsidR="00736ECF" w:rsidRDefault="00736ECF">
            <w:pPr>
              <w:pStyle w:val="Compact"/>
              <w:jc w:val="right"/>
            </w:pPr>
            <w:r>
              <w:t>0·91</w:t>
            </w:r>
          </w:p>
        </w:tc>
        <w:tc>
          <w:tcPr>
            <w:tcW w:w="0" w:type="auto"/>
          </w:tcPr>
          <w:p w14:paraId="40FCF734" w14:textId="77777777" w:rsidR="00736ECF" w:rsidRDefault="00736ECF">
            <w:pPr>
              <w:pStyle w:val="Compact"/>
            </w:pPr>
            <w:r>
              <w:t>Generic and branded same price</w:t>
            </w:r>
          </w:p>
        </w:tc>
      </w:tr>
      <w:tr w:rsidR="00736ECF" w14:paraId="120645BE" w14:textId="77777777">
        <w:tc>
          <w:tcPr>
            <w:tcW w:w="0" w:type="auto"/>
          </w:tcPr>
          <w:p w14:paraId="164F3FB5" w14:textId="77777777" w:rsidR="00736ECF" w:rsidRDefault="00736ECF">
            <w:pPr>
              <w:pStyle w:val="Compact"/>
            </w:pPr>
            <w:r>
              <w:t xml:space="preserve">Espranor oral </w:t>
            </w:r>
            <w:proofErr w:type="spellStart"/>
            <w:r>
              <w:t>lyophilisates</w:t>
            </w:r>
            <w:proofErr w:type="spellEnd"/>
            <w:r>
              <w:t xml:space="preserve"> 8mg</w:t>
            </w:r>
          </w:p>
        </w:tc>
        <w:tc>
          <w:tcPr>
            <w:tcW w:w="0" w:type="auto"/>
          </w:tcPr>
          <w:p w14:paraId="794BCEF4" w14:textId="77777777" w:rsidR="00736ECF" w:rsidRDefault="00736ECF">
            <w:pPr>
              <w:pStyle w:val="Compact"/>
            </w:pPr>
            <w:r>
              <w:t>Per tablet</w:t>
            </w:r>
          </w:p>
        </w:tc>
        <w:tc>
          <w:tcPr>
            <w:tcW w:w="0" w:type="auto"/>
          </w:tcPr>
          <w:p w14:paraId="6C4F5C6D" w14:textId="77777777" w:rsidR="00736ECF" w:rsidRDefault="00736ECF">
            <w:pPr>
              <w:pStyle w:val="Compact"/>
              <w:jc w:val="right"/>
            </w:pPr>
            <w:r>
              <w:t>2·72</w:t>
            </w:r>
          </w:p>
        </w:tc>
        <w:tc>
          <w:tcPr>
            <w:tcW w:w="0" w:type="auto"/>
          </w:tcPr>
          <w:p w14:paraId="3B99B01E" w14:textId="77777777" w:rsidR="00736ECF" w:rsidRDefault="00736ECF">
            <w:pPr>
              <w:pStyle w:val="Compact"/>
            </w:pPr>
            <w:r>
              <w:t>Generic and branded same price</w:t>
            </w:r>
          </w:p>
        </w:tc>
      </w:tr>
      <w:tr w:rsidR="00736ECF" w14:paraId="4813A3B8" w14:textId="77777777">
        <w:tc>
          <w:tcPr>
            <w:tcW w:w="0" w:type="auto"/>
          </w:tcPr>
          <w:p w14:paraId="15AE5182" w14:textId="77777777" w:rsidR="00736ECF" w:rsidRDefault="00736ECF">
            <w:pPr>
              <w:pStyle w:val="Compact"/>
            </w:pPr>
            <w:r>
              <w:t>Methadone 1mg/ml oral solution</w:t>
            </w:r>
          </w:p>
        </w:tc>
        <w:tc>
          <w:tcPr>
            <w:tcW w:w="0" w:type="auto"/>
          </w:tcPr>
          <w:p w14:paraId="5B79A6A4" w14:textId="77777777" w:rsidR="00736ECF" w:rsidRDefault="00736ECF">
            <w:pPr>
              <w:pStyle w:val="Compact"/>
            </w:pPr>
            <w:r>
              <w:t>Per millilitre</w:t>
            </w:r>
          </w:p>
        </w:tc>
        <w:tc>
          <w:tcPr>
            <w:tcW w:w="0" w:type="auto"/>
          </w:tcPr>
          <w:p w14:paraId="64FAC72E" w14:textId="77777777" w:rsidR="00736ECF" w:rsidRDefault="00736ECF">
            <w:pPr>
              <w:pStyle w:val="Compact"/>
              <w:jc w:val="right"/>
            </w:pPr>
            <w:r>
              <w:t>0·01</w:t>
            </w:r>
          </w:p>
        </w:tc>
        <w:tc>
          <w:tcPr>
            <w:tcW w:w="0" w:type="auto"/>
          </w:tcPr>
          <w:p w14:paraId="03B8153E" w14:textId="77777777" w:rsidR="00736ECF" w:rsidRDefault="00736ECF">
            <w:pPr>
              <w:pStyle w:val="Compact"/>
            </w:pPr>
            <w:r>
              <w:t>Assume 1mg/ml. Stronger formulations (10mg/ml or 20mg/ml) would lower this to £0.0080 per ml</w:t>
            </w:r>
          </w:p>
        </w:tc>
      </w:tr>
      <w:tr w:rsidR="00736ECF" w14:paraId="63749F42" w14:textId="77777777">
        <w:tc>
          <w:tcPr>
            <w:tcW w:w="0" w:type="auto"/>
          </w:tcPr>
          <w:p w14:paraId="347CAC86" w14:textId="77777777" w:rsidR="00736ECF" w:rsidRDefault="00736ECF">
            <w:pPr>
              <w:pStyle w:val="Compact"/>
            </w:pPr>
            <w:r>
              <w:t>Buprenorphine sublingual tablet 200mcg</w:t>
            </w:r>
          </w:p>
        </w:tc>
        <w:tc>
          <w:tcPr>
            <w:tcW w:w="0" w:type="auto"/>
          </w:tcPr>
          <w:p w14:paraId="2DF372FD" w14:textId="77777777" w:rsidR="00736ECF" w:rsidRDefault="00736ECF">
            <w:pPr>
              <w:pStyle w:val="Compact"/>
            </w:pPr>
            <w:r>
              <w:t>Per tablet</w:t>
            </w:r>
          </w:p>
        </w:tc>
        <w:tc>
          <w:tcPr>
            <w:tcW w:w="0" w:type="auto"/>
          </w:tcPr>
          <w:p w14:paraId="6F8F135F" w14:textId="77777777" w:rsidR="00736ECF" w:rsidRDefault="00736ECF">
            <w:pPr>
              <w:pStyle w:val="Compact"/>
              <w:jc w:val="right"/>
            </w:pPr>
            <w:r>
              <w:t>0·10</w:t>
            </w:r>
          </w:p>
        </w:tc>
        <w:tc>
          <w:tcPr>
            <w:tcW w:w="0" w:type="auto"/>
          </w:tcPr>
          <w:p w14:paraId="5EE71DF1" w14:textId="77777777" w:rsidR="00736ECF" w:rsidRDefault="00736ECF">
            <w:pPr>
              <w:pStyle w:val="Compact"/>
            </w:pPr>
            <w:r>
              <w:t>February 2019 price - For high buprenorphine cost scenarios</w:t>
            </w:r>
          </w:p>
        </w:tc>
      </w:tr>
      <w:tr w:rsidR="00736ECF" w14:paraId="2B0BEF0A" w14:textId="77777777">
        <w:tc>
          <w:tcPr>
            <w:tcW w:w="0" w:type="auto"/>
          </w:tcPr>
          <w:p w14:paraId="0C0E98B9" w14:textId="77777777" w:rsidR="00736ECF" w:rsidRDefault="00736ECF">
            <w:pPr>
              <w:pStyle w:val="Compact"/>
            </w:pPr>
            <w:r>
              <w:t>Buprenorphine sublingual tablet 400mcg</w:t>
            </w:r>
          </w:p>
        </w:tc>
        <w:tc>
          <w:tcPr>
            <w:tcW w:w="0" w:type="auto"/>
          </w:tcPr>
          <w:p w14:paraId="27059A58" w14:textId="77777777" w:rsidR="00736ECF" w:rsidRDefault="00736ECF">
            <w:pPr>
              <w:pStyle w:val="Compact"/>
            </w:pPr>
            <w:r>
              <w:t>Per tablet</w:t>
            </w:r>
          </w:p>
        </w:tc>
        <w:tc>
          <w:tcPr>
            <w:tcW w:w="0" w:type="auto"/>
          </w:tcPr>
          <w:p w14:paraId="1CFEF118" w14:textId="77777777" w:rsidR="00736ECF" w:rsidRDefault="00736ECF">
            <w:pPr>
              <w:pStyle w:val="Compact"/>
              <w:jc w:val="right"/>
            </w:pPr>
            <w:r>
              <w:t>0·23</w:t>
            </w:r>
          </w:p>
        </w:tc>
        <w:tc>
          <w:tcPr>
            <w:tcW w:w="0" w:type="auto"/>
          </w:tcPr>
          <w:p w14:paraId="7B73F85D" w14:textId="77777777" w:rsidR="00736ECF" w:rsidRDefault="00736ECF">
            <w:pPr>
              <w:pStyle w:val="Compact"/>
            </w:pPr>
            <w:r>
              <w:t>February 2019 price - For high buprenorphine cost scenarios</w:t>
            </w:r>
          </w:p>
        </w:tc>
      </w:tr>
      <w:tr w:rsidR="00736ECF" w14:paraId="1892ACFE" w14:textId="77777777">
        <w:tc>
          <w:tcPr>
            <w:tcW w:w="0" w:type="auto"/>
          </w:tcPr>
          <w:p w14:paraId="03DE11CD" w14:textId="77777777" w:rsidR="00736ECF" w:rsidRDefault="00736ECF">
            <w:pPr>
              <w:pStyle w:val="Compact"/>
            </w:pPr>
            <w:r>
              <w:t>Buprenorphine sublingual tablet 2mg</w:t>
            </w:r>
          </w:p>
        </w:tc>
        <w:tc>
          <w:tcPr>
            <w:tcW w:w="0" w:type="auto"/>
          </w:tcPr>
          <w:p w14:paraId="795D9DAA" w14:textId="77777777" w:rsidR="00736ECF" w:rsidRDefault="00736ECF">
            <w:pPr>
              <w:pStyle w:val="Compact"/>
            </w:pPr>
            <w:r>
              <w:t>Per tablet</w:t>
            </w:r>
          </w:p>
        </w:tc>
        <w:tc>
          <w:tcPr>
            <w:tcW w:w="0" w:type="auto"/>
          </w:tcPr>
          <w:p w14:paraId="17768BCE" w14:textId="77777777" w:rsidR="00736ECF" w:rsidRDefault="00736ECF">
            <w:pPr>
              <w:pStyle w:val="Compact"/>
              <w:jc w:val="right"/>
            </w:pPr>
            <w:r>
              <w:t>0·95</w:t>
            </w:r>
          </w:p>
        </w:tc>
        <w:tc>
          <w:tcPr>
            <w:tcW w:w="0" w:type="auto"/>
          </w:tcPr>
          <w:p w14:paraId="39DE19DB" w14:textId="77777777" w:rsidR="00736ECF" w:rsidRDefault="00736ECF">
            <w:pPr>
              <w:pStyle w:val="Compact"/>
            </w:pPr>
            <w:r>
              <w:t>February 2019 price - For high buprenorphine cost scenarios</w:t>
            </w:r>
          </w:p>
        </w:tc>
      </w:tr>
      <w:tr w:rsidR="00736ECF" w14:paraId="4E642A9C" w14:textId="77777777">
        <w:tc>
          <w:tcPr>
            <w:tcW w:w="0" w:type="auto"/>
          </w:tcPr>
          <w:p w14:paraId="4E035C39" w14:textId="77777777" w:rsidR="00736ECF" w:rsidRDefault="00736ECF">
            <w:pPr>
              <w:pStyle w:val="Compact"/>
            </w:pPr>
            <w:r>
              <w:t>Buprenorphine sublingual tablet 8mg</w:t>
            </w:r>
          </w:p>
        </w:tc>
        <w:tc>
          <w:tcPr>
            <w:tcW w:w="0" w:type="auto"/>
          </w:tcPr>
          <w:p w14:paraId="71F5C946" w14:textId="77777777" w:rsidR="00736ECF" w:rsidRDefault="00736ECF">
            <w:pPr>
              <w:pStyle w:val="Compact"/>
            </w:pPr>
            <w:r>
              <w:t>Per tablet</w:t>
            </w:r>
          </w:p>
        </w:tc>
        <w:tc>
          <w:tcPr>
            <w:tcW w:w="0" w:type="auto"/>
          </w:tcPr>
          <w:p w14:paraId="7D378913" w14:textId="77777777" w:rsidR="00736ECF" w:rsidRDefault="00736ECF">
            <w:pPr>
              <w:pStyle w:val="Compact"/>
              <w:jc w:val="right"/>
            </w:pPr>
            <w:r>
              <w:t>2·74</w:t>
            </w:r>
          </w:p>
        </w:tc>
        <w:tc>
          <w:tcPr>
            <w:tcW w:w="0" w:type="auto"/>
          </w:tcPr>
          <w:p w14:paraId="5692877A" w14:textId="77777777" w:rsidR="00736ECF" w:rsidRDefault="00736ECF">
            <w:pPr>
              <w:pStyle w:val="Compact"/>
            </w:pPr>
            <w:r>
              <w:t>February 2019 price - For high buprenorphine cost scenarios</w:t>
            </w:r>
          </w:p>
        </w:tc>
      </w:tr>
      <w:tr w:rsidR="00736ECF" w14:paraId="6CD36708" w14:textId="77777777">
        <w:tc>
          <w:tcPr>
            <w:tcW w:w="0" w:type="auto"/>
          </w:tcPr>
          <w:p w14:paraId="73C393F6" w14:textId="77777777" w:rsidR="00736ECF" w:rsidRDefault="00736ECF">
            <w:pPr>
              <w:pStyle w:val="Compact"/>
            </w:pPr>
            <w:r>
              <w:lastRenderedPageBreak/>
              <w:t>Suboxone (buprenorphine + naloxone) 2mg</w:t>
            </w:r>
          </w:p>
        </w:tc>
        <w:tc>
          <w:tcPr>
            <w:tcW w:w="0" w:type="auto"/>
          </w:tcPr>
          <w:p w14:paraId="311036C9" w14:textId="77777777" w:rsidR="00736ECF" w:rsidRDefault="00736ECF">
            <w:pPr>
              <w:pStyle w:val="Compact"/>
            </w:pPr>
            <w:r>
              <w:t>Per tablet</w:t>
            </w:r>
          </w:p>
        </w:tc>
        <w:tc>
          <w:tcPr>
            <w:tcW w:w="0" w:type="auto"/>
          </w:tcPr>
          <w:p w14:paraId="56127E95" w14:textId="77777777" w:rsidR="00736ECF" w:rsidRDefault="00736ECF">
            <w:pPr>
              <w:pStyle w:val="Compact"/>
              <w:jc w:val="right"/>
            </w:pPr>
            <w:r>
              <w:t>0·92</w:t>
            </w:r>
          </w:p>
        </w:tc>
        <w:tc>
          <w:tcPr>
            <w:tcW w:w="0" w:type="auto"/>
          </w:tcPr>
          <w:p w14:paraId="1E8EF17F" w14:textId="77777777" w:rsidR="00736ECF" w:rsidRDefault="00736ECF">
            <w:pPr>
              <w:pStyle w:val="Compact"/>
            </w:pPr>
            <w:r>
              <w:t>February 2019 price - For high buprenorphine cost scenarios</w:t>
            </w:r>
          </w:p>
        </w:tc>
      </w:tr>
      <w:tr w:rsidR="00736ECF" w14:paraId="502D9671" w14:textId="77777777">
        <w:tc>
          <w:tcPr>
            <w:tcW w:w="0" w:type="auto"/>
          </w:tcPr>
          <w:p w14:paraId="05248C34" w14:textId="77777777" w:rsidR="00736ECF" w:rsidRDefault="00736ECF">
            <w:pPr>
              <w:pStyle w:val="Compact"/>
            </w:pPr>
            <w:r>
              <w:t>Suboxone (buprenorphine + naloxone) 8mg</w:t>
            </w:r>
          </w:p>
        </w:tc>
        <w:tc>
          <w:tcPr>
            <w:tcW w:w="0" w:type="auto"/>
          </w:tcPr>
          <w:p w14:paraId="662368C0" w14:textId="77777777" w:rsidR="00736ECF" w:rsidRDefault="00736ECF">
            <w:pPr>
              <w:pStyle w:val="Compact"/>
            </w:pPr>
            <w:r>
              <w:t>Per tablet</w:t>
            </w:r>
          </w:p>
        </w:tc>
        <w:tc>
          <w:tcPr>
            <w:tcW w:w="0" w:type="auto"/>
          </w:tcPr>
          <w:p w14:paraId="777680FD" w14:textId="77777777" w:rsidR="00736ECF" w:rsidRDefault="00736ECF">
            <w:pPr>
              <w:pStyle w:val="Compact"/>
              <w:jc w:val="right"/>
            </w:pPr>
            <w:r>
              <w:t>2·75</w:t>
            </w:r>
          </w:p>
        </w:tc>
        <w:tc>
          <w:tcPr>
            <w:tcW w:w="0" w:type="auto"/>
          </w:tcPr>
          <w:p w14:paraId="183F51B0" w14:textId="77777777" w:rsidR="00736ECF" w:rsidRDefault="00736ECF">
            <w:pPr>
              <w:pStyle w:val="Compact"/>
            </w:pPr>
            <w:r>
              <w:t>February 2019 price - For high buprenorphine cost scenarios</w:t>
            </w:r>
          </w:p>
        </w:tc>
      </w:tr>
      <w:tr w:rsidR="00736ECF" w14:paraId="478CEF86" w14:textId="77777777">
        <w:tc>
          <w:tcPr>
            <w:tcW w:w="0" w:type="auto"/>
          </w:tcPr>
          <w:p w14:paraId="7FF14E27" w14:textId="77777777" w:rsidR="00736ECF" w:rsidRDefault="00736ECF">
            <w:pPr>
              <w:pStyle w:val="Compact"/>
            </w:pPr>
            <w:r>
              <w:t>Suboxone (buprenorphine + naloxone) 16mg</w:t>
            </w:r>
          </w:p>
        </w:tc>
        <w:tc>
          <w:tcPr>
            <w:tcW w:w="0" w:type="auto"/>
          </w:tcPr>
          <w:p w14:paraId="67503DF4" w14:textId="77777777" w:rsidR="00736ECF" w:rsidRDefault="00736ECF">
            <w:pPr>
              <w:pStyle w:val="Compact"/>
            </w:pPr>
            <w:r>
              <w:t>Per tablet</w:t>
            </w:r>
          </w:p>
        </w:tc>
        <w:tc>
          <w:tcPr>
            <w:tcW w:w="0" w:type="auto"/>
          </w:tcPr>
          <w:p w14:paraId="0C65A95D" w14:textId="77777777" w:rsidR="00736ECF" w:rsidRDefault="00736ECF">
            <w:pPr>
              <w:pStyle w:val="Compact"/>
              <w:jc w:val="right"/>
            </w:pPr>
            <w:r>
              <w:t>5·44</w:t>
            </w:r>
          </w:p>
        </w:tc>
        <w:tc>
          <w:tcPr>
            <w:tcW w:w="0" w:type="auto"/>
          </w:tcPr>
          <w:p w14:paraId="331F0198" w14:textId="77777777" w:rsidR="00736ECF" w:rsidRDefault="00736ECF">
            <w:pPr>
              <w:pStyle w:val="Compact"/>
            </w:pPr>
            <w:r>
              <w:t>February 2019 price - For high buprenorphine cost scenarios</w:t>
            </w:r>
          </w:p>
        </w:tc>
      </w:tr>
      <w:tr w:rsidR="00736ECF" w14:paraId="4529791E" w14:textId="77777777">
        <w:tc>
          <w:tcPr>
            <w:tcW w:w="0" w:type="auto"/>
          </w:tcPr>
          <w:p w14:paraId="04CDB037" w14:textId="77777777" w:rsidR="00736ECF" w:rsidRDefault="00736ECF">
            <w:pPr>
              <w:pStyle w:val="Compact"/>
            </w:pPr>
            <w:r>
              <w:t>Buprenorphine sublingual tablet 200mcg</w:t>
            </w:r>
          </w:p>
        </w:tc>
        <w:tc>
          <w:tcPr>
            <w:tcW w:w="0" w:type="auto"/>
          </w:tcPr>
          <w:p w14:paraId="61EDDADC" w14:textId="77777777" w:rsidR="00736ECF" w:rsidRDefault="00736ECF">
            <w:pPr>
              <w:pStyle w:val="Compact"/>
            </w:pPr>
            <w:r>
              <w:t>Per tablet</w:t>
            </w:r>
          </w:p>
        </w:tc>
        <w:tc>
          <w:tcPr>
            <w:tcW w:w="0" w:type="auto"/>
          </w:tcPr>
          <w:p w14:paraId="7CF2228E" w14:textId="77777777" w:rsidR="00736ECF" w:rsidRDefault="00736ECF">
            <w:pPr>
              <w:pStyle w:val="Compact"/>
              <w:jc w:val="right"/>
            </w:pPr>
            <w:r>
              <w:t>0·10</w:t>
            </w:r>
          </w:p>
        </w:tc>
        <w:tc>
          <w:tcPr>
            <w:tcW w:w="0" w:type="auto"/>
          </w:tcPr>
          <w:p w14:paraId="70248C5B" w14:textId="77777777" w:rsidR="00736ECF" w:rsidRDefault="00736ECF">
            <w:pPr>
              <w:pStyle w:val="Compact"/>
            </w:pPr>
            <w:r>
              <w:t>July 2018 price - For low buprenorphine cost scenarios</w:t>
            </w:r>
          </w:p>
        </w:tc>
      </w:tr>
      <w:tr w:rsidR="00736ECF" w14:paraId="36A56313" w14:textId="77777777">
        <w:tc>
          <w:tcPr>
            <w:tcW w:w="0" w:type="auto"/>
          </w:tcPr>
          <w:p w14:paraId="631849B1" w14:textId="77777777" w:rsidR="00736ECF" w:rsidRDefault="00736ECF">
            <w:pPr>
              <w:pStyle w:val="Compact"/>
            </w:pPr>
            <w:r>
              <w:t>Buprenorphine sublingual tablet 400mcg</w:t>
            </w:r>
          </w:p>
        </w:tc>
        <w:tc>
          <w:tcPr>
            <w:tcW w:w="0" w:type="auto"/>
          </w:tcPr>
          <w:p w14:paraId="35CFE451" w14:textId="77777777" w:rsidR="00736ECF" w:rsidRDefault="00736ECF">
            <w:pPr>
              <w:pStyle w:val="Compact"/>
            </w:pPr>
            <w:r>
              <w:t>Per tablet</w:t>
            </w:r>
          </w:p>
        </w:tc>
        <w:tc>
          <w:tcPr>
            <w:tcW w:w="0" w:type="auto"/>
          </w:tcPr>
          <w:p w14:paraId="0376C92D" w14:textId="77777777" w:rsidR="00736ECF" w:rsidRDefault="00736ECF">
            <w:pPr>
              <w:pStyle w:val="Compact"/>
              <w:jc w:val="right"/>
            </w:pPr>
            <w:r>
              <w:t>0·23</w:t>
            </w:r>
          </w:p>
        </w:tc>
        <w:tc>
          <w:tcPr>
            <w:tcW w:w="0" w:type="auto"/>
          </w:tcPr>
          <w:p w14:paraId="7F107D57" w14:textId="77777777" w:rsidR="00736ECF" w:rsidRDefault="00736ECF">
            <w:pPr>
              <w:pStyle w:val="Compact"/>
            </w:pPr>
            <w:r>
              <w:t>July 2018 price - For low buprenorphine cost scenarios</w:t>
            </w:r>
          </w:p>
        </w:tc>
      </w:tr>
      <w:tr w:rsidR="00736ECF" w14:paraId="32B9AFF5" w14:textId="77777777">
        <w:tc>
          <w:tcPr>
            <w:tcW w:w="0" w:type="auto"/>
          </w:tcPr>
          <w:p w14:paraId="01D69C1C" w14:textId="77777777" w:rsidR="00736ECF" w:rsidRDefault="00736ECF">
            <w:pPr>
              <w:pStyle w:val="Compact"/>
            </w:pPr>
            <w:r>
              <w:t>Buprenorphine sublingual tablet 2mg</w:t>
            </w:r>
          </w:p>
        </w:tc>
        <w:tc>
          <w:tcPr>
            <w:tcW w:w="0" w:type="auto"/>
          </w:tcPr>
          <w:p w14:paraId="212F873C" w14:textId="77777777" w:rsidR="00736ECF" w:rsidRDefault="00736ECF">
            <w:pPr>
              <w:pStyle w:val="Compact"/>
            </w:pPr>
            <w:r>
              <w:t>Per tablet</w:t>
            </w:r>
          </w:p>
        </w:tc>
        <w:tc>
          <w:tcPr>
            <w:tcW w:w="0" w:type="auto"/>
          </w:tcPr>
          <w:p w14:paraId="3763D0F5" w14:textId="77777777" w:rsidR="00736ECF" w:rsidRDefault="00736ECF">
            <w:pPr>
              <w:pStyle w:val="Compact"/>
              <w:jc w:val="right"/>
            </w:pPr>
            <w:r>
              <w:t>0·11</w:t>
            </w:r>
          </w:p>
        </w:tc>
        <w:tc>
          <w:tcPr>
            <w:tcW w:w="0" w:type="auto"/>
          </w:tcPr>
          <w:p w14:paraId="0B540E6A" w14:textId="77777777" w:rsidR="00736ECF" w:rsidRDefault="00736ECF">
            <w:pPr>
              <w:pStyle w:val="Compact"/>
            </w:pPr>
            <w:r>
              <w:t>July 2018 price - For low buprenorphine cost scenarios</w:t>
            </w:r>
          </w:p>
        </w:tc>
      </w:tr>
      <w:tr w:rsidR="00736ECF" w14:paraId="0C011759" w14:textId="77777777">
        <w:tc>
          <w:tcPr>
            <w:tcW w:w="0" w:type="auto"/>
          </w:tcPr>
          <w:p w14:paraId="18A00D5E" w14:textId="77777777" w:rsidR="00736ECF" w:rsidRDefault="00736ECF">
            <w:pPr>
              <w:pStyle w:val="Compact"/>
            </w:pPr>
            <w:r>
              <w:t>Buprenorphine sublingual tablet 8mg</w:t>
            </w:r>
          </w:p>
        </w:tc>
        <w:tc>
          <w:tcPr>
            <w:tcW w:w="0" w:type="auto"/>
          </w:tcPr>
          <w:p w14:paraId="4F2D8DF0" w14:textId="77777777" w:rsidR="00736ECF" w:rsidRDefault="00736ECF">
            <w:pPr>
              <w:pStyle w:val="Compact"/>
            </w:pPr>
            <w:r>
              <w:t>Per tablet</w:t>
            </w:r>
          </w:p>
        </w:tc>
        <w:tc>
          <w:tcPr>
            <w:tcW w:w="0" w:type="auto"/>
          </w:tcPr>
          <w:p w14:paraId="21AB1245" w14:textId="77777777" w:rsidR="00736ECF" w:rsidRDefault="00736ECF">
            <w:pPr>
              <w:pStyle w:val="Compact"/>
              <w:jc w:val="right"/>
            </w:pPr>
            <w:r>
              <w:t>0·26</w:t>
            </w:r>
          </w:p>
        </w:tc>
        <w:tc>
          <w:tcPr>
            <w:tcW w:w="0" w:type="auto"/>
          </w:tcPr>
          <w:p w14:paraId="3AE8B1FD" w14:textId="77777777" w:rsidR="00736ECF" w:rsidRDefault="00736ECF">
            <w:pPr>
              <w:pStyle w:val="Compact"/>
            </w:pPr>
            <w:r>
              <w:t>July 2018 price - For low buprenorphine cost scenarios</w:t>
            </w:r>
          </w:p>
        </w:tc>
      </w:tr>
      <w:tr w:rsidR="00736ECF" w14:paraId="484C7685" w14:textId="77777777">
        <w:tc>
          <w:tcPr>
            <w:tcW w:w="0" w:type="auto"/>
          </w:tcPr>
          <w:p w14:paraId="20E95C0B" w14:textId="77777777" w:rsidR="00736ECF" w:rsidRDefault="00736ECF">
            <w:pPr>
              <w:pStyle w:val="Compact"/>
            </w:pPr>
            <w:r>
              <w:t>Suboxone (buprenorphine + naloxone) 2mg</w:t>
            </w:r>
          </w:p>
        </w:tc>
        <w:tc>
          <w:tcPr>
            <w:tcW w:w="0" w:type="auto"/>
          </w:tcPr>
          <w:p w14:paraId="337CDA01" w14:textId="77777777" w:rsidR="00736ECF" w:rsidRDefault="00736ECF">
            <w:pPr>
              <w:pStyle w:val="Compact"/>
            </w:pPr>
            <w:r>
              <w:t>Per tablet</w:t>
            </w:r>
          </w:p>
        </w:tc>
        <w:tc>
          <w:tcPr>
            <w:tcW w:w="0" w:type="auto"/>
          </w:tcPr>
          <w:p w14:paraId="57C42131" w14:textId="77777777" w:rsidR="00736ECF" w:rsidRDefault="00736ECF">
            <w:pPr>
              <w:pStyle w:val="Compact"/>
              <w:jc w:val="right"/>
            </w:pPr>
            <w:r>
              <w:t>0·88</w:t>
            </w:r>
          </w:p>
        </w:tc>
        <w:tc>
          <w:tcPr>
            <w:tcW w:w="0" w:type="auto"/>
          </w:tcPr>
          <w:p w14:paraId="1A3A43EC" w14:textId="77777777" w:rsidR="00736ECF" w:rsidRDefault="00736ECF">
            <w:pPr>
              <w:pStyle w:val="Compact"/>
            </w:pPr>
            <w:r>
              <w:t>July 2018 price - For low buprenorphine cost scenarios</w:t>
            </w:r>
          </w:p>
        </w:tc>
      </w:tr>
      <w:tr w:rsidR="00736ECF" w14:paraId="77A00220" w14:textId="77777777" w:rsidTr="00F31691">
        <w:tc>
          <w:tcPr>
            <w:tcW w:w="0" w:type="auto"/>
          </w:tcPr>
          <w:p w14:paraId="386BB897" w14:textId="77777777" w:rsidR="00736ECF" w:rsidRDefault="00736ECF">
            <w:pPr>
              <w:pStyle w:val="Compact"/>
            </w:pPr>
            <w:r>
              <w:t>Suboxone (buprenorphine + naloxone) 8mg</w:t>
            </w:r>
          </w:p>
        </w:tc>
        <w:tc>
          <w:tcPr>
            <w:tcW w:w="0" w:type="auto"/>
          </w:tcPr>
          <w:p w14:paraId="17953E64" w14:textId="77777777" w:rsidR="00736ECF" w:rsidRDefault="00736ECF">
            <w:pPr>
              <w:pStyle w:val="Compact"/>
            </w:pPr>
            <w:r>
              <w:t>Per tablet</w:t>
            </w:r>
          </w:p>
        </w:tc>
        <w:tc>
          <w:tcPr>
            <w:tcW w:w="0" w:type="auto"/>
          </w:tcPr>
          <w:p w14:paraId="53874B62" w14:textId="77777777" w:rsidR="00736ECF" w:rsidRDefault="00736ECF">
            <w:pPr>
              <w:pStyle w:val="Compact"/>
              <w:jc w:val="right"/>
            </w:pPr>
            <w:r>
              <w:t>2·72</w:t>
            </w:r>
          </w:p>
        </w:tc>
        <w:tc>
          <w:tcPr>
            <w:tcW w:w="0" w:type="auto"/>
          </w:tcPr>
          <w:p w14:paraId="0863CC44" w14:textId="77777777" w:rsidR="00736ECF" w:rsidRDefault="00736ECF">
            <w:pPr>
              <w:pStyle w:val="Compact"/>
            </w:pPr>
            <w:r>
              <w:t>July 2018 price - For low buprenorphine cost scenarios</w:t>
            </w:r>
          </w:p>
        </w:tc>
      </w:tr>
      <w:tr w:rsidR="00736ECF" w14:paraId="4444B328" w14:textId="77777777" w:rsidTr="00F31691">
        <w:tc>
          <w:tcPr>
            <w:tcW w:w="0" w:type="auto"/>
            <w:tcBorders>
              <w:bottom w:val="single" w:sz="4" w:space="0" w:color="auto"/>
            </w:tcBorders>
          </w:tcPr>
          <w:p w14:paraId="507E7305" w14:textId="77777777" w:rsidR="00736ECF" w:rsidRDefault="00736ECF">
            <w:pPr>
              <w:pStyle w:val="Compact"/>
            </w:pPr>
            <w:r>
              <w:t>Suboxone (buprenorphine + naloxone) 16mg</w:t>
            </w:r>
          </w:p>
        </w:tc>
        <w:tc>
          <w:tcPr>
            <w:tcW w:w="0" w:type="auto"/>
            <w:tcBorders>
              <w:bottom w:val="single" w:sz="4" w:space="0" w:color="auto"/>
            </w:tcBorders>
          </w:tcPr>
          <w:p w14:paraId="1E0F6827" w14:textId="77777777" w:rsidR="00736ECF" w:rsidRDefault="00736ECF">
            <w:pPr>
              <w:pStyle w:val="Compact"/>
            </w:pPr>
            <w:r>
              <w:t>Per tablet</w:t>
            </w:r>
          </w:p>
        </w:tc>
        <w:tc>
          <w:tcPr>
            <w:tcW w:w="0" w:type="auto"/>
            <w:tcBorders>
              <w:bottom w:val="single" w:sz="4" w:space="0" w:color="auto"/>
            </w:tcBorders>
          </w:tcPr>
          <w:p w14:paraId="501B51C5" w14:textId="77777777" w:rsidR="00736ECF" w:rsidRDefault="00736ECF">
            <w:pPr>
              <w:pStyle w:val="Compact"/>
              <w:jc w:val="right"/>
            </w:pPr>
            <w:r>
              <w:t>5·44</w:t>
            </w:r>
          </w:p>
        </w:tc>
        <w:tc>
          <w:tcPr>
            <w:tcW w:w="0" w:type="auto"/>
            <w:tcBorders>
              <w:bottom w:val="single" w:sz="4" w:space="0" w:color="auto"/>
            </w:tcBorders>
          </w:tcPr>
          <w:p w14:paraId="431CD5D9" w14:textId="77777777" w:rsidR="00736ECF" w:rsidRDefault="00736ECF">
            <w:pPr>
              <w:pStyle w:val="Compact"/>
            </w:pPr>
            <w:r>
              <w:t>Introduced in February 2019 and consistent since</w:t>
            </w:r>
          </w:p>
        </w:tc>
      </w:tr>
    </w:tbl>
    <w:bookmarkEnd w:id="10"/>
    <w:p w14:paraId="1A99F0C2" w14:textId="740100C1" w:rsidR="00736ECF" w:rsidRDefault="00736ECF" w:rsidP="00736ECF">
      <w:pPr>
        <w:pStyle w:val="FirstParagraph"/>
      </w:pPr>
      <w:r>
        <w:t xml:space="preserve">It is important to note that the cost of buprenorphine has fluctuated considerably since April 2018 with the costs for all seven oral products peaking in February 2019 (see </w:t>
      </w:r>
      <w:hyperlink w:anchor="fig-bup-price-changes">
        <w:r>
          <w:rPr>
            <w:rStyle w:val="Hyperlink"/>
          </w:rPr>
          <w:t>Figure S2.1</w:t>
        </w:r>
      </w:hyperlink>
      <w:r>
        <w:t>). The greatest differences were for 2mg and 8mg sublingual buprenorphine tablets, which were nearly twice as expensive in February 2019 than in April 2021.</w:t>
      </w:r>
    </w:p>
    <w:tbl>
      <w:tblPr>
        <w:tblStyle w:val="Table"/>
        <w:tblW w:w="5000" w:type="pct"/>
        <w:tblLook w:val="0000" w:firstRow="0" w:lastRow="0" w:firstColumn="0" w:lastColumn="0" w:noHBand="0" w:noVBand="0"/>
      </w:tblPr>
      <w:tblGrid>
        <w:gridCol w:w="9360"/>
      </w:tblGrid>
      <w:tr w:rsidR="00736ECF" w14:paraId="1E267F80" w14:textId="77777777">
        <w:tc>
          <w:tcPr>
            <w:tcW w:w="0" w:type="auto"/>
          </w:tcPr>
          <w:p w14:paraId="1EB5F32F" w14:textId="77777777" w:rsidR="00736ECF" w:rsidRDefault="00736ECF">
            <w:pPr>
              <w:jc w:val="center"/>
            </w:pPr>
            <w:bookmarkStart w:id="11" w:name="fig-bup-price-changes"/>
            <w:r>
              <w:rPr>
                <w:noProof/>
              </w:rPr>
              <w:lastRenderedPageBreak/>
              <w:drawing>
                <wp:inline distT="0" distB="0" distL="0" distR="0" wp14:anchorId="1236F3E1" wp14:editId="6136B3A3">
                  <wp:extent cx="5334000" cy="341375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cost_utility_analysis_censor_files/figure-docx/fig-bup-price-changes-1.png"/>
                          <pic:cNvPicPr>
                            <a:picLocks noChangeAspect="1" noChangeArrowheads="1"/>
                          </pic:cNvPicPr>
                        </pic:nvPicPr>
                        <pic:blipFill>
                          <a:blip r:embed="rId11"/>
                          <a:stretch>
                            <a:fillRect/>
                          </a:stretch>
                        </pic:blipFill>
                        <pic:spPr bwMode="auto">
                          <a:xfrm>
                            <a:off x="0" y="0"/>
                            <a:ext cx="5334000" cy="3413759"/>
                          </a:xfrm>
                          <a:prstGeom prst="rect">
                            <a:avLst/>
                          </a:prstGeom>
                          <a:noFill/>
                          <a:ln w="9525">
                            <a:noFill/>
                            <a:headEnd/>
                            <a:tailEnd/>
                          </a:ln>
                        </pic:spPr>
                      </pic:pic>
                    </a:graphicData>
                  </a:graphic>
                </wp:inline>
              </w:drawing>
            </w:r>
          </w:p>
          <w:p w14:paraId="453F0819" w14:textId="5B15949C" w:rsidR="00736ECF" w:rsidRDefault="00736ECF">
            <w:pPr>
              <w:pStyle w:val="ImageCaption"/>
              <w:spacing w:before="200"/>
            </w:pPr>
            <w:r>
              <w:t>Figure S2.1: Drug Tariff prices for buprenorphine tablets</w:t>
            </w:r>
          </w:p>
        </w:tc>
        <w:bookmarkEnd w:id="11"/>
      </w:tr>
    </w:tbl>
    <w:p w14:paraId="45F611DD" w14:textId="47C76CE8" w:rsidR="00736ECF" w:rsidRDefault="00736ECF" w:rsidP="00736ECF">
      <w:pPr>
        <w:pStyle w:val="FirstParagraph"/>
      </w:pPr>
      <w:r>
        <w:t>Fees associated with dispensing standard care were sourced from the Pharmacy Services Negotiating Committee (PSNC)</w:t>
      </w:r>
      <w:r>
        <w:rPr>
          <w:vertAlign w:val="superscript"/>
        </w:rPr>
        <w:t>20</w:t>
      </w:r>
      <w:r>
        <w:t xml:space="preserve"> and supplemented by local estimates of supervised consumption fees, which are agreed locally (see </w:t>
      </w:r>
      <w:hyperlink w:anchor="tbl-sc-disp-costs">
        <w:r>
          <w:rPr>
            <w:rStyle w:val="Hyperlink"/>
          </w:rPr>
          <w:t>Table S2.3</w:t>
        </w:r>
      </w:hyperlink>
      <w:r>
        <w:t>). The effect of oral buprenorphine price on the cost-effectiveness of BUP-XR was explored using scenario analyses.</w:t>
      </w:r>
    </w:p>
    <w:p w14:paraId="0C182640" w14:textId="1DE13AA7" w:rsidR="00736ECF" w:rsidRDefault="00736ECF" w:rsidP="00736ECF">
      <w:pPr>
        <w:pStyle w:val="TableCaption"/>
      </w:pPr>
      <w:bookmarkStart w:id="12" w:name="tbl-sc-disp-costs"/>
      <w:r>
        <w:t>Table S2.3: Standard care dispensing costs (GBP), based on PSNC website and supplemented with estimates from trial sites.</w:t>
      </w:r>
    </w:p>
    <w:tbl>
      <w:tblPr>
        <w:tblStyle w:val="Table"/>
        <w:tblW w:w="0" w:type="auto"/>
        <w:jc w:val="center"/>
        <w:tblLook w:val="0020" w:firstRow="1" w:lastRow="0" w:firstColumn="0" w:lastColumn="0" w:noHBand="0" w:noVBand="0"/>
        <w:tblCaption w:val="Table 3: Standard care dispensing costs (GBP), based on PSNC website and supplemented with estimates from trial sites."/>
      </w:tblPr>
      <w:tblGrid>
        <w:gridCol w:w="2552"/>
        <w:gridCol w:w="1317"/>
        <w:gridCol w:w="1660"/>
        <w:gridCol w:w="3831"/>
      </w:tblGrid>
      <w:tr w:rsidR="00736ECF" w14:paraId="64BA9F18" w14:textId="77777777" w:rsidTr="006A1475">
        <w:trPr>
          <w:cnfStyle w:val="100000000000" w:firstRow="1" w:lastRow="0" w:firstColumn="0" w:lastColumn="0" w:oddVBand="0" w:evenVBand="0" w:oddHBand="0" w:evenHBand="0" w:firstRowFirstColumn="0" w:firstRowLastColumn="0" w:lastRowFirstColumn="0" w:lastRowLastColumn="0"/>
          <w:tblHeader/>
          <w:jc w:val="center"/>
        </w:trPr>
        <w:tc>
          <w:tcPr>
            <w:tcW w:w="2552" w:type="dxa"/>
          </w:tcPr>
          <w:p w14:paraId="15802C5C" w14:textId="77777777" w:rsidR="00736ECF" w:rsidRDefault="00736ECF">
            <w:pPr>
              <w:pStyle w:val="Compact"/>
            </w:pPr>
            <w:r>
              <w:t>Applicable fee</w:t>
            </w:r>
          </w:p>
        </w:tc>
        <w:tc>
          <w:tcPr>
            <w:tcW w:w="623" w:type="dxa"/>
          </w:tcPr>
          <w:p w14:paraId="7132875B" w14:textId="77777777" w:rsidR="00736ECF" w:rsidRDefault="00736ECF">
            <w:pPr>
              <w:pStyle w:val="Compact"/>
              <w:jc w:val="right"/>
            </w:pPr>
            <w:r>
              <w:t>Methadone</w:t>
            </w:r>
          </w:p>
        </w:tc>
        <w:tc>
          <w:tcPr>
            <w:tcW w:w="0" w:type="auto"/>
          </w:tcPr>
          <w:p w14:paraId="3A7FA844" w14:textId="77777777" w:rsidR="00736ECF" w:rsidRDefault="00736ECF">
            <w:pPr>
              <w:pStyle w:val="Compact"/>
              <w:jc w:val="right"/>
            </w:pPr>
            <w:r>
              <w:t>Buprenorphine</w:t>
            </w:r>
          </w:p>
        </w:tc>
        <w:tc>
          <w:tcPr>
            <w:tcW w:w="0" w:type="auto"/>
          </w:tcPr>
          <w:p w14:paraId="4E671C6F" w14:textId="77777777" w:rsidR="00736ECF" w:rsidRDefault="00736ECF">
            <w:pPr>
              <w:pStyle w:val="Compact"/>
            </w:pPr>
            <w:r>
              <w:t>Notes</w:t>
            </w:r>
          </w:p>
        </w:tc>
      </w:tr>
      <w:tr w:rsidR="00736ECF" w14:paraId="6FDEDC35" w14:textId="77777777" w:rsidTr="006A1475">
        <w:trPr>
          <w:jc w:val="center"/>
        </w:trPr>
        <w:tc>
          <w:tcPr>
            <w:tcW w:w="2552" w:type="dxa"/>
          </w:tcPr>
          <w:p w14:paraId="66765493" w14:textId="77777777" w:rsidR="00736ECF" w:rsidRDefault="00736ECF">
            <w:pPr>
              <w:pStyle w:val="Compact"/>
            </w:pPr>
            <w:r>
              <w:t>Single activity fee</w:t>
            </w:r>
          </w:p>
        </w:tc>
        <w:tc>
          <w:tcPr>
            <w:tcW w:w="623" w:type="dxa"/>
          </w:tcPr>
          <w:p w14:paraId="64978B14" w14:textId="77777777" w:rsidR="00736ECF" w:rsidRDefault="00736ECF">
            <w:pPr>
              <w:pStyle w:val="Compact"/>
              <w:jc w:val="right"/>
            </w:pPr>
            <w:r>
              <w:t>1·27</w:t>
            </w:r>
          </w:p>
        </w:tc>
        <w:tc>
          <w:tcPr>
            <w:tcW w:w="0" w:type="auto"/>
          </w:tcPr>
          <w:p w14:paraId="24BF6BE3" w14:textId="77777777" w:rsidR="00736ECF" w:rsidRDefault="00736ECF">
            <w:pPr>
              <w:pStyle w:val="Compact"/>
              <w:jc w:val="right"/>
            </w:pPr>
            <w:r>
              <w:t>1·27</w:t>
            </w:r>
          </w:p>
        </w:tc>
        <w:tc>
          <w:tcPr>
            <w:tcW w:w="0" w:type="auto"/>
          </w:tcPr>
          <w:p w14:paraId="5E9AB356" w14:textId="77777777" w:rsidR="00736ECF" w:rsidRDefault="00736ECF">
            <w:pPr>
              <w:pStyle w:val="Compact"/>
            </w:pPr>
            <w:r>
              <w:t>Per interaction or "pick-up"</w:t>
            </w:r>
          </w:p>
        </w:tc>
      </w:tr>
      <w:tr w:rsidR="00736ECF" w14:paraId="327D1052" w14:textId="77777777" w:rsidTr="006A1475">
        <w:trPr>
          <w:jc w:val="center"/>
        </w:trPr>
        <w:tc>
          <w:tcPr>
            <w:tcW w:w="2552" w:type="dxa"/>
          </w:tcPr>
          <w:p w14:paraId="53B2C1A8" w14:textId="77777777" w:rsidR="00736ECF" w:rsidRDefault="00736ECF">
            <w:pPr>
              <w:pStyle w:val="Compact"/>
            </w:pPr>
            <w:r>
              <w:t>Controlled drug fee</w:t>
            </w:r>
          </w:p>
        </w:tc>
        <w:tc>
          <w:tcPr>
            <w:tcW w:w="623" w:type="dxa"/>
          </w:tcPr>
          <w:p w14:paraId="0BBC3329" w14:textId="77777777" w:rsidR="00736ECF" w:rsidRDefault="00736ECF">
            <w:pPr>
              <w:pStyle w:val="Compact"/>
              <w:jc w:val="right"/>
            </w:pPr>
            <w:r>
              <w:t>1·28</w:t>
            </w:r>
          </w:p>
        </w:tc>
        <w:tc>
          <w:tcPr>
            <w:tcW w:w="0" w:type="auto"/>
          </w:tcPr>
          <w:p w14:paraId="4E03594D" w14:textId="77777777" w:rsidR="00736ECF" w:rsidRDefault="00736ECF">
            <w:pPr>
              <w:pStyle w:val="Compact"/>
              <w:jc w:val="right"/>
            </w:pPr>
            <w:r>
              <w:t>0·43</w:t>
            </w:r>
          </w:p>
        </w:tc>
        <w:tc>
          <w:tcPr>
            <w:tcW w:w="0" w:type="auto"/>
          </w:tcPr>
          <w:p w14:paraId="7185BBA8" w14:textId="77777777" w:rsidR="00736ECF" w:rsidRDefault="00736ECF">
            <w:pPr>
              <w:pStyle w:val="Compact"/>
            </w:pPr>
            <w:r>
              <w:t>Per interaction or "pick-up"</w:t>
            </w:r>
          </w:p>
        </w:tc>
      </w:tr>
      <w:tr w:rsidR="00736ECF" w14:paraId="74A212B9" w14:textId="77777777" w:rsidTr="006A1475">
        <w:trPr>
          <w:jc w:val="center"/>
        </w:trPr>
        <w:tc>
          <w:tcPr>
            <w:tcW w:w="2552" w:type="dxa"/>
          </w:tcPr>
          <w:p w14:paraId="02E7F009" w14:textId="77777777" w:rsidR="00736ECF" w:rsidRDefault="00736ECF">
            <w:pPr>
              <w:pStyle w:val="Compact"/>
            </w:pPr>
            <w:r>
              <w:t>Consumables allowance</w:t>
            </w:r>
          </w:p>
        </w:tc>
        <w:tc>
          <w:tcPr>
            <w:tcW w:w="623" w:type="dxa"/>
          </w:tcPr>
          <w:p w14:paraId="16F03F5F" w14:textId="77777777" w:rsidR="00736ECF" w:rsidRDefault="00736ECF">
            <w:pPr>
              <w:pStyle w:val="Compact"/>
              <w:jc w:val="right"/>
            </w:pPr>
            <w:r>
              <w:t>0·01</w:t>
            </w:r>
          </w:p>
        </w:tc>
        <w:tc>
          <w:tcPr>
            <w:tcW w:w="0" w:type="auto"/>
          </w:tcPr>
          <w:p w14:paraId="19BBD88A" w14:textId="77777777" w:rsidR="00736ECF" w:rsidRDefault="00736ECF">
            <w:pPr>
              <w:pStyle w:val="Compact"/>
              <w:jc w:val="right"/>
            </w:pPr>
            <w:r>
              <w:t>0·01</w:t>
            </w:r>
          </w:p>
        </w:tc>
        <w:tc>
          <w:tcPr>
            <w:tcW w:w="0" w:type="auto"/>
          </w:tcPr>
          <w:p w14:paraId="566ED304" w14:textId="77777777" w:rsidR="00736ECF" w:rsidRDefault="00736ECF">
            <w:pPr>
              <w:pStyle w:val="Compact"/>
            </w:pPr>
            <w:r>
              <w:t>Per interaction or "pick-up"</w:t>
            </w:r>
          </w:p>
        </w:tc>
      </w:tr>
      <w:tr w:rsidR="00736ECF" w14:paraId="3FAB4B17" w14:textId="77777777" w:rsidTr="006A1475">
        <w:trPr>
          <w:jc w:val="center"/>
        </w:trPr>
        <w:tc>
          <w:tcPr>
            <w:tcW w:w="2552" w:type="dxa"/>
          </w:tcPr>
          <w:p w14:paraId="08B52DFC" w14:textId="77777777" w:rsidR="00736ECF" w:rsidRDefault="00736ECF">
            <w:pPr>
              <w:pStyle w:val="Compact"/>
            </w:pPr>
            <w:r>
              <w:t>Payment for containers</w:t>
            </w:r>
          </w:p>
        </w:tc>
        <w:tc>
          <w:tcPr>
            <w:tcW w:w="623" w:type="dxa"/>
          </w:tcPr>
          <w:p w14:paraId="29B1C9E1" w14:textId="77777777" w:rsidR="00736ECF" w:rsidRDefault="00736ECF">
            <w:pPr>
              <w:pStyle w:val="Compact"/>
              <w:jc w:val="right"/>
            </w:pPr>
            <w:r>
              <w:t>0·00</w:t>
            </w:r>
          </w:p>
        </w:tc>
        <w:tc>
          <w:tcPr>
            <w:tcW w:w="0" w:type="auto"/>
          </w:tcPr>
          <w:p w14:paraId="249A9275" w14:textId="77777777" w:rsidR="00736ECF" w:rsidRDefault="00736ECF">
            <w:pPr>
              <w:pStyle w:val="Compact"/>
              <w:jc w:val="right"/>
            </w:pPr>
            <w:r>
              <w:t>0·10</w:t>
            </w:r>
          </w:p>
        </w:tc>
        <w:tc>
          <w:tcPr>
            <w:tcW w:w="0" w:type="auto"/>
          </w:tcPr>
          <w:p w14:paraId="58F1648D" w14:textId="77777777" w:rsidR="00736ECF" w:rsidRDefault="00736ECF">
            <w:pPr>
              <w:pStyle w:val="Compact"/>
            </w:pPr>
            <w:r>
              <w:t>Per interaction or "pick-up"</w:t>
            </w:r>
          </w:p>
        </w:tc>
      </w:tr>
      <w:tr w:rsidR="00736ECF" w14:paraId="6CB80CC6" w14:textId="77777777" w:rsidTr="006A1475">
        <w:trPr>
          <w:jc w:val="center"/>
        </w:trPr>
        <w:tc>
          <w:tcPr>
            <w:tcW w:w="2552" w:type="dxa"/>
          </w:tcPr>
          <w:p w14:paraId="296C9157" w14:textId="77777777" w:rsidR="00736ECF" w:rsidRDefault="00736ECF">
            <w:pPr>
              <w:pStyle w:val="Compact"/>
            </w:pPr>
            <w:r>
              <w:t>Item level fee</w:t>
            </w:r>
          </w:p>
        </w:tc>
        <w:tc>
          <w:tcPr>
            <w:tcW w:w="623" w:type="dxa"/>
          </w:tcPr>
          <w:p w14:paraId="4510843B" w14:textId="77777777" w:rsidR="00736ECF" w:rsidRDefault="00736ECF">
            <w:pPr>
              <w:pStyle w:val="Compact"/>
              <w:jc w:val="right"/>
            </w:pPr>
            <w:r>
              <w:t>2·50</w:t>
            </w:r>
          </w:p>
        </w:tc>
        <w:tc>
          <w:tcPr>
            <w:tcW w:w="0" w:type="auto"/>
          </w:tcPr>
          <w:p w14:paraId="25ADAC2B" w14:textId="77777777" w:rsidR="00736ECF" w:rsidRDefault="00736ECF">
            <w:pPr>
              <w:pStyle w:val="Compact"/>
              <w:jc w:val="right"/>
            </w:pPr>
            <w:r>
              <w:t>0·00</w:t>
            </w:r>
          </w:p>
        </w:tc>
        <w:tc>
          <w:tcPr>
            <w:tcW w:w="0" w:type="auto"/>
          </w:tcPr>
          <w:p w14:paraId="12B2B435" w14:textId="77777777" w:rsidR="00736ECF" w:rsidRDefault="00736ECF">
            <w:pPr>
              <w:pStyle w:val="Compact"/>
            </w:pPr>
            <w:r>
              <w:t>Per prescription</w:t>
            </w:r>
          </w:p>
        </w:tc>
      </w:tr>
      <w:tr w:rsidR="00736ECF" w14:paraId="481AC4D6" w14:textId="77777777" w:rsidTr="00F31691">
        <w:trPr>
          <w:jc w:val="center"/>
        </w:trPr>
        <w:tc>
          <w:tcPr>
            <w:tcW w:w="2552" w:type="dxa"/>
          </w:tcPr>
          <w:p w14:paraId="6BCEF89F" w14:textId="77777777" w:rsidR="00736ECF" w:rsidRDefault="00736ECF">
            <w:pPr>
              <w:pStyle w:val="Compact"/>
            </w:pPr>
            <w:r>
              <w:t>Packaged dose fee</w:t>
            </w:r>
          </w:p>
        </w:tc>
        <w:tc>
          <w:tcPr>
            <w:tcW w:w="623" w:type="dxa"/>
          </w:tcPr>
          <w:p w14:paraId="7E24CCCA" w14:textId="77777777" w:rsidR="00736ECF" w:rsidRDefault="00736ECF">
            <w:pPr>
              <w:pStyle w:val="Compact"/>
              <w:jc w:val="right"/>
            </w:pPr>
            <w:r>
              <w:t>0·55</w:t>
            </w:r>
          </w:p>
        </w:tc>
        <w:tc>
          <w:tcPr>
            <w:tcW w:w="0" w:type="auto"/>
          </w:tcPr>
          <w:p w14:paraId="64D16A46" w14:textId="77777777" w:rsidR="00736ECF" w:rsidRDefault="00736ECF">
            <w:pPr>
              <w:pStyle w:val="Compact"/>
              <w:jc w:val="right"/>
            </w:pPr>
            <w:r>
              <w:t>0·00</w:t>
            </w:r>
          </w:p>
        </w:tc>
        <w:tc>
          <w:tcPr>
            <w:tcW w:w="0" w:type="auto"/>
          </w:tcPr>
          <w:p w14:paraId="50E6FA3D" w14:textId="77777777" w:rsidR="00736ECF" w:rsidRDefault="00736ECF">
            <w:pPr>
              <w:pStyle w:val="Compact"/>
            </w:pPr>
            <w:r>
              <w:t>Per additional packaged dose. Total number of separately packaged doses supplied minus total number of patient interactions</w:t>
            </w:r>
          </w:p>
        </w:tc>
      </w:tr>
      <w:tr w:rsidR="00736ECF" w14:paraId="0B6993F3" w14:textId="77777777" w:rsidTr="00F31691">
        <w:trPr>
          <w:jc w:val="center"/>
        </w:trPr>
        <w:tc>
          <w:tcPr>
            <w:tcW w:w="2552" w:type="dxa"/>
            <w:tcBorders>
              <w:bottom w:val="single" w:sz="4" w:space="0" w:color="auto"/>
            </w:tcBorders>
          </w:tcPr>
          <w:p w14:paraId="45FE14F1" w14:textId="77777777" w:rsidR="00736ECF" w:rsidRDefault="00736ECF">
            <w:pPr>
              <w:pStyle w:val="Compact"/>
            </w:pPr>
            <w:r>
              <w:t>Supervision</w:t>
            </w:r>
          </w:p>
        </w:tc>
        <w:tc>
          <w:tcPr>
            <w:tcW w:w="623" w:type="dxa"/>
            <w:tcBorders>
              <w:bottom w:val="single" w:sz="4" w:space="0" w:color="auto"/>
            </w:tcBorders>
          </w:tcPr>
          <w:p w14:paraId="3F763B2A" w14:textId="77777777" w:rsidR="00736ECF" w:rsidRDefault="00736ECF">
            <w:pPr>
              <w:pStyle w:val="Compact"/>
              <w:jc w:val="right"/>
            </w:pPr>
            <w:r>
              <w:t>2·13</w:t>
            </w:r>
          </w:p>
        </w:tc>
        <w:tc>
          <w:tcPr>
            <w:tcW w:w="0" w:type="auto"/>
            <w:tcBorders>
              <w:bottom w:val="single" w:sz="4" w:space="0" w:color="auto"/>
            </w:tcBorders>
          </w:tcPr>
          <w:p w14:paraId="35C89D64" w14:textId="77777777" w:rsidR="00736ECF" w:rsidRDefault="00736ECF">
            <w:pPr>
              <w:pStyle w:val="Compact"/>
              <w:jc w:val="right"/>
            </w:pPr>
            <w:r>
              <w:t>2·64</w:t>
            </w:r>
          </w:p>
        </w:tc>
        <w:tc>
          <w:tcPr>
            <w:tcW w:w="0" w:type="auto"/>
            <w:tcBorders>
              <w:bottom w:val="single" w:sz="4" w:space="0" w:color="auto"/>
            </w:tcBorders>
          </w:tcPr>
          <w:p w14:paraId="6C4AC4B7" w14:textId="77777777" w:rsidR="00736ECF" w:rsidRDefault="00736ECF">
            <w:pPr>
              <w:pStyle w:val="Compact"/>
            </w:pPr>
            <w:r>
              <w:t>Per supervised pick-up</w:t>
            </w:r>
          </w:p>
        </w:tc>
      </w:tr>
    </w:tbl>
    <w:p w14:paraId="6C5D814E" w14:textId="77777777" w:rsidR="00736ECF" w:rsidRDefault="00736ECF" w:rsidP="00736ECF">
      <w:pPr>
        <w:pStyle w:val="Heading4"/>
      </w:pPr>
      <w:bookmarkStart w:id="13" w:name="health-utilities"/>
      <w:bookmarkEnd w:id="12"/>
      <w:r>
        <w:t>2.1.2.3 Health utilities</w:t>
      </w:r>
    </w:p>
    <w:p w14:paraId="5A3677BC" w14:textId="77777777" w:rsidR="00736ECF" w:rsidRDefault="00736ECF" w:rsidP="00736ECF">
      <w:pPr>
        <w:pStyle w:val="FirstParagraph"/>
      </w:pPr>
      <w:r>
        <w:t>The health outcome measure for the economic analysis was the quality-adjusted life year (QALY), generated from utility data measured using the EuroQol 5-dimension 5-level (EQ-5D-5L) questionnaire.</w:t>
      </w:r>
      <w:r>
        <w:rPr>
          <w:vertAlign w:val="superscript"/>
        </w:rPr>
        <w:t>21</w:t>
      </w:r>
    </w:p>
    <w:p w14:paraId="769C3E6F" w14:textId="77777777" w:rsidR="00736ECF" w:rsidRDefault="00736ECF" w:rsidP="00736ECF">
      <w:pPr>
        <w:pStyle w:val="BodyText"/>
      </w:pPr>
      <w:r>
        <w:lastRenderedPageBreak/>
        <w:t>The EQ-5D-5L descriptive system includes five dimensions, relating to mobility, self-care, usual activities, pain and discomfort and anxiety/depression. Each dimension is scored from 1 (no problems) to 5 (extreme problems).</w:t>
      </w:r>
    </w:p>
    <w:p w14:paraId="6314320A" w14:textId="77777777" w:rsidR="00736ECF" w:rsidRDefault="00736ECF" w:rsidP="00736ECF">
      <w:pPr>
        <w:pStyle w:val="BodyText"/>
      </w:pPr>
      <w:r>
        <w:t>All economic outcome measures were completed during the baseline visit, the week-12 visit, and the week-24 visit. Responses were then converted into a utility score using the NICE recommended tariff values,</w:t>
      </w:r>
      <w:r>
        <w:rPr>
          <w:vertAlign w:val="superscript"/>
        </w:rPr>
        <w:t>19</w:t>
      </w:r>
      <w:r>
        <w:t xml:space="preserve"> which is currently the EQ-5D-5L crosswalk to the EQ-5D-3L UK set.</w:t>
      </w:r>
      <w:r>
        <w:rPr>
          <w:vertAlign w:val="superscript"/>
        </w:rPr>
        <w:t>22</w:t>
      </w:r>
      <w:r>
        <w:t xml:space="preserve"> The EuroQol Visual Analogue Scale (EQ-VAS) provides a direct valuation of respondents’ current state of health (measured on a scale of 0 to 100, representing worst to best imaginable health) and was used as a secondary health outcome measure after dividing the reported values by 100. QALY profiles were derived from these utilities, estimated based on the area under the curve (AUC) assuming the trapezoidal rule using all available data.</w:t>
      </w:r>
    </w:p>
    <w:p w14:paraId="18D0A471" w14:textId="77777777" w:rsidR="00736ECF" w:rsidRDefault="00736ECF" w:rsidP="00736ECF">
      <w:pPr>
        <w:pStyle w:val="BodyText"/>
      </w:pPr>
      <w:r>
        <w:t>QALYs were not discounted as the trial follow-up period was less than one year.</w:t>
      </w:r>
    </w:p>
    <w:p w14:paraId="174151BA" w14:textId="77777777" w:rsidR="00736ECF" w:rsidRDefault="00736ECF" w:rsidP="00736ECF">
      <w:pPr>
        <w:pStyle w:val="Heading3"/>
      </w:pPr>
      <w:bookmarkStart w:id="14" w:name="_Toc139807264"/>
      <w:bookmarkStart w:id="15" w:name="missing-data"/>
      <w:bookmarkEnd w:id="13"/>
      <w:r>
        <w:t>2.1.3 Missing data</w:t>
      </w:r>
      <w:bookmarkEnd w:id="14"/>
    </w:p>
    <w:p w14:paraId="3FE91BC5" w14:textId="77777777" w:rsidR="00736ECF" w:rsidRDefault="00736ECF" w:rsidP="00736ECF">
      <w:pPr>
        <w:pStyle w:val="FirstParagraph"/>
      </w:pPr>
      <w:r>
        <w:t>Data were examined for missingness, through inspection of missingness patterns and proportions, to inform the methods for handling missing data based on likely mechanisms.</w:t>
      </w:r>
      <w:r>
        <w:rPr>
          <w:vertAlign w:val="superscript"/>
        </w:rPr>
        <w:t>23</w:t>
      </w:r>
      <w:r>
        <w:t xml:space="preserve"> Missing cost and utility data were imputed using multiple imputation with chained equations (MICE).</w:t>
      </w:r>
      <w:r>
        <w:rPr>
          <w:vertAlign w:val="superscript"/>
        </w:rPr>
        <w:t>24</w:t>
      </w:r>
      <w:r>
        <w:t xml:space="preserve"> If data are not missing at random, complete case analyses can lead to substantive bias, that may change cost-effectiveness decisions.</w:t>
      </w:r>
      <w:r>
        <w:rPr>
          <w:vertAlign w:val="superscript"/>
        </w:rPr>
        <w:t>23</w:t>
      </w:r>
      <w:r>
        <w:t xml:space="preserve"> Multiple imputation with chained equations provides unbiased results, assuming that data are missing at random.</w:t>
      </w:r>
      <w:r>
        <w:rPr>
          <w:vertAlign w:val="superscript"/>
        </w:rPr>
        <w:t>23,24</w:t>
      </w:r>
    </w:p>
    <w:p w14:paraId="6CDB2E2E" w14:textId="49181AFD" w:rsidR="00736ECF" w:rsidRDefault="00736ECF" w:rsidP="00736ECF">
      <w:pPr>
        <w:pStyle w:val="BodyText"/>
      </w:pPr>
      <w:r>
        <w:t>To maximise data use, costs and utilities were imputed at each timepoint they were measured. Imputation models used treatment group, participant’s last visit and data collected at previous time points (including baseline and randomisation data) as predictors but omitted data from future timepoints, to maximise data-use, whilst reducing the burden on the imputation models and to preserve randomisation.</w:t>
      </w:r>
      <w:r>
        <w:rPr>
          <w:vertAlign w:val="superscript"/>
        </w:rPr>
        <w:t>25</w:t>
      </w:r>
      <w:r>
        <w:t xml:space="preserve"> The imputation models included trial group as a covariate, rather than imputing trial arms separately (which may produce biased estimates).</w:t>
      </w:r>
      <w:r>
        <w:rPr>
          <w:vertAlign w:val="superscript"/>
        </w:rPr>
        <w:t>26</w:t>
      </w:r>
      <w:r>
        <w:t xml:space="preserve"> This was done as the high proportion of missing data in the standard care group (&gt;50% for some items, see </w:t>
      </w:r>
      <w:hyperlink w:anchor="tbl-missing-data-summary">
        <w:r>
          <w:rPr>
            <w:rStyle w:val="Hyperlink"/>
          </w:rPr>
          <w:t>Table S2.4</w:t>
        </w:r>
      </w:hyperlink>
      <w:r>
        <w:t>) prevented disaggregated cost data being imputed in the bootstrapped data. Using aggregated cost data would have reduced the number of variables included in the imputation models, therefore reducing the plausibility of the assumption that data were missing at random.</w:t>
      </w:r>
    </w:p>
    <w:p w14:paraId="2F877DD8" w14:textId="77777777" w:rsidR="00736ECF" w:rsidRDefault="00736ECF" w:rsidP="00736ECF">
      <w:pPr>
        <w:pStyle w:val="BodyText"/>
      </w:pPr>
      <w:r>
        <w:t>Measured variables were imputed using predictive mean matching, and variables derived from measured variables (e.g., QALYs, total trial costs) were imputed using passive imputation, to retain the relationships between the variable of interest and those it is derived from.</w:t>
      </w:r>
      <w:r>
        <w:rPr>
          <w:vertAlign w:val="superscript"/>
        </w:rPr>
        <w:t>25</w:t>
      </w:r>
      <w:r>
        <w:t xml:space="preserve"> There was one exception to this, criminal justice costs, which were aggregated by timepoint prior to imputation due to issues of model convergence when included separately.</w:t>
      </w:r>
    </w:p>
    <w:p w14:paraId="7BF386EE" w14:textId="77777777" w:rsidR="00736ECF" w:rsidRDefault="00736ECF" w:rsidP="00736ECF">
      <w:pPr>
        <w:pStyle w:val="BodyText"/>
      </w:pPr>
      <w:r>
        <w:t>When bootstrapping was used, imputation procedures were nested within each bootstrap, consequently, we used one imputation per bootstrap instead of basing the number of imputations on the fraction of missing information as the latter may underestimate uncertainty.</w:t>
      </w:r>
      <w:r>
        <w:rPr>
          <w:vertAlign w:val="superscript"/>
        </w:rPr>
        <w:t>27</w:t>
      </w:r>
    </w:p>
    <w:p w14:paraId="488C52E5" w14:textId="77777777" w:rsidR="00736ECF" w:rsidRDefault="00736ECF" w:rsidP="00736ECF">
      <w:pPr>
        <w:pStyle w:val="Heading3"/>
      </w:pPr>
      <w:bookmarkStart w:id="16" w:name="_Toc139807265"/>
      <w:bookmarkStart w:id="17" w:name="data-analysis"/>
      <w:bookmarkEnd w:id="15"/>
      <w:r>
        <w:t>2.1.4 Data analysis</w:t>
      </w:r>
      <w:bookmarkEnd w:id="16"/>
    </w:p>
    <w:p w14:paraId="4A54ED8A" w14:textId="77777777" w:rsidR="00736ECF" w:rsidRDefault="00736ECF" w:rsidP="00736ECF">
      <w:pPr>
        <w:pStyle w:val="FirstParagraph"/>
      </w:pPr>
      <w:r>
        <w:t>Analyses were conducted based on the intention to treat approach, including all randomised participants. All statistical tests were two-sided, with confidence-intervals (CIs) estimated using the bias-corrected and accelerated (</w:t>
      </w:r>
      <w:proofErr w:type="spellStart"/>
      <w:r>
        <w:t>BCa</w:t>
      </w:r>
      <w:proofErr w:type="spellEnd"/>
      <w:r>
        <w:t>) method and central ranges (CRs) reported at 95%.</w:t>
      </w:r>
    </w:p>
    <w:p w14:paraId="37299283" w14:textId="77777777" w:rsidR="00736ECF" w:rsidRDefault="00736ECF" w:rsidP="00736ECF">
      <w:pPr>
        <w:pStyle w:val="BodyText"/>
      </w:pPr>
      <w:r>
        <w:t xml:space="preserve">Total costs and QALYs during the 24-week trial were calculated based on the imputed bootstrapped data, with summary statistics generated by randomised treatment group. </w:t>
      </w:r>
      <w:r>
        <w:lastRenderedPageBreak/>
        <w:t>Differences between the treatment groups were compared with reference to bootstrapped central ranges, based on 10,000 replications.</w:t>
      </w:r>
    </w:p>
    <w:p w14:paraId="50E67B17" w14:textId="77777777" w:rsidR="00736ECF" w:rsidRDefault="00736ECF" w:rsidP="00736ECF">
      <w:pPr>
        <w:pStyle w:val="Heading4"/>
      </w:pPr>
      <w:bookmarkStart w:id="18" w:name="regression-analyses"/>
      <w:r>
        <w:t>2.1.4.1 Regression analyses</w:t>
      </w:r>
    </w:p>
    <w:p w14:paraId="350CF07B" w14:textId="77777777" w:rsidR="00736ECF" w:rsidRDefault="00736ECF" w:rsidP="00736ECF">
      <w:pPr>
        <w:pStyle w:val="FirstParagraph"/>
      </w:pPr>
      <w:r>
        <w:t>Total costs and QALYs (at 24 weeks) were adjusted for any imbalances in baseline costs and utilities and stratification variables (study site and drug injecting status at baseline), by including these variables in cost and utility regression models.</w:t>
      </w:r>
      <w:r>
        <w:rPr>
          <w:vertAlign w:val="superscript"/>
        </w:rPr>
        <w:t>28,29</w:t>
      </w:r>
    </w:p>
    <w:p w14:paraId="4C727154" w14:textId="77777777" w:rsidR="00736ECF" w:rsidRDefault="00736ECF" w:rsidP="00736ECF">
      <w:pPr>
        <w:pStyle w:val="BodyText"/>
      </w:pPr>
      <w:r>
        <w:t>Participant trial costs were modelled using a generalised linear model (GLM)</w:t>
      </w:r>
      <w:r>
        <w:rPr>
          <w:vertAlign w:val="superscript"/>
        </w:rPr>
        <w:t>30,31</w:t>
      </w:r>
      <w:r>
        <w:t xml:space="preserve"> with a log-link function and gamma probability distribution. Treatment group (binary) and baseline costs (continuous) were included as independent variables with random intercepts for trial site (five-level factor) and injecting status at baseline (binary).</w:t>
      </w:r>
    </w:p>
    <w:p w14:paraId="5D728AC4" w14:textId="77777777" w:rsidR="00736ECF" w:rsidRDefault="00736ECF" w:rsidP="00736ECF">
      <w:pPr>
        <w:pStyle w:val="BodyText"/>
      </w:pPr>
      <w:r>
        <w:t>The suitability of several GLM specifications was assessed using Akaike Information Criterion (AIC) values (where lower values indicate better model fit), inspection of residual error plots, and based on the ability to run a given model on the bootstrapped and imputed data. Gamma, Gaussian, and Poisson distributions, each with log and identity links were considered as candidate specifications. The gamma distribution with log link was chosen as it had the second lowest AIC value, could be run reliably on the bootstrapped and imputed data, and visual inspection of the residual error plots did not suggest that the model was unsuitable for the data. A gamma distribution with an identity link had a lower AIC value, however, it could not be run reliably on the bootstrapped and imputed data.</w:t>
      </w:r>
    </w:p>
    <w:p w14:paraId="0E426696" w14:textId="77777777" w:rsidR="00736ECF" w:rsidRDefault="00736ECF" w:rsidP="00736ECF">
      <w:pPr>
        <w:pStyle w:val="BodyText"/>
      </w:pPr>
      <w:r>
        <w:t>Participant QALYs were modelled using an GLM with an identity-link function and Gaussian probability distribution (equivalent to Ordinary Least Squares), with treatment group (binary) and baseline QALYs (continuous) as independent variables and random intercepts for trial site (five-level factor) and injecting status at baseline (binary).</w:t>
      </w:r>
    </w:p>
    <w:p w14:paraId="246632C1" w14:textId="77777777" w:rsidR="00736ECF" w:rsidRDefault="00736ECF" w:rsidP="00736ECF">
      <w:pPr>
        <w:pStyle w:val="Heading4"/>
      </w:pPr>
      <w:bookmarkStart w:id="19" w:name="deviations-from-analysis-plans"/>
      <w:bookmarkEnd w:id="18"/>
      <w:r>
        <w:t>2.1.4.2 Deviations from analysis plans</w:t>
      </w:r>
    </w:p>
    <w:p w14:paraId="7FB5DAAB" w14:textId="77777777" w:rsidR="00736ECF" w:rsidRDefault="00736ECF" w:rsidP="00736ECF">
      <w:pPr>
        <w:pStyle w:val="FirstParagraph"/>
      </w:pPr>
      <w:r>
        <w:t>Including random intercepts for the stratification variables in the regression analyses was a deviation from the HEAP, where it was proposed that these variables would be included as covariates in seemingly unrelated regression using ordinary least squares. This was necessary due to modelling costs with a GLM with a log link, would mean that the treatment group effect would only apply to one site and injecting status.</w:t>
      </w:r>
    </w:p>
    <w:p w14:paraId="7E92DA0A" w14:textId="77777777" w:rsidR="00736ECF" w:rsidRDefault="00736ECF" w:rsidP="00736ECF">
      <w:pPr>
        <w:pStyle w:val="BodyText"/>
      </w:pPr>
      <w:r>
        <w:t>In the HEAP, we proposed the use of seemingly unrelated regression, using ordinary least squares. However, the distribution of residual error terms and model fit (assessed using AIC) suggested that a Gamma GLM with log link was a better fit to the data and was therefore preferred for our analyses.</w:t>
      </w:r>
      <w:r>
        <w:rPr>
          <w:vertAlign w:val="superscript"/>
        </w:rPr>
        <w:t>32</w:t>
      </w:r>
    </w:p>
    <w:p w14:paraId="62C39EA7" w14:textId="04DE1319" w:rsidR="00736ECF" w:rsidRDefault="00736ECF" w:rsidP="00736ECF">
      <w:pPr>
        <w:pStyle w:val="Heading4"/>
      </w:pPr>
      <w:bookmarkStart w:id="20" w:name="incremental-analysis"/>
      <w:bookmarkEnd w:id="19"/>
      <w:r>
        <w:t>2.1.4.3 Incremental analysis</w:t>
      </w:r>
    </w:p>
    <w:p w14:paraId="05AA519A" w14:textId="77777777" w:rsidR="00736ECF" w:rsidRDefault="00736ECF" w:rsidP="00736ECF">
      <w:pPr>
        <w:pStyle w:val="FirstParagraph"/>
      </w:pPr>
      <w:r>
        <w:t>The cost-effectiveness of BUP-XR compared to standard care was assessed by its ICER, calculated as:</w:t>
      </w:r>
    </w:p>
    <w:p w14:paraId="720927C1" w14:textId="77777777" w:rsidR="00736ECF" w:rsidRDefault="000563EF" w:rsidP="00736ECF">
      <w:pPr>
        <w:pStyle w:val="BodyText"/>
      </w:pPr>
      <m:oMathPara>
        <m:oMathParaPr>
          <m:jc m:val="center"/>
        </m:oMathParaPr>
        <m:oMath>
          <m:r>
            <w:rPr>
              <w:rFonts w:ascii="Cambria Math" w:hAnsi="Cambria Math"/>
            </w:rPr>
            <m:t>ICER</m:t>
          </m:r>
          <m:r>
            <m:rPr>
              <m:sty m:val="p"/>
            </m:rPr>
            <w:rPr>
              <w:rFonts w:ascii="Cambria Math" w:hAnsi="Cambria Math"/>
            </w:rPr>
            <m:t>=</m:t>
          </m:r>
          <m:r>
            <w:rPr>
              <w:rFonts w:ascii="Cambria Math" w:hAnsi="Cambria Math"/>
            </w:rPr>
            <m:t>ΔCosts</m:t>
          </m:r>
          <m:r>
            <m:rPr>
              <m:sty m:val="p"/>
            </m:rPr>
            <w:rPr>
              <w:rFonts w:ascii="Cambria Math" w:hAnsi="Cambria Math"/>
            </w:rPr>
            <m:t>/</m:t>
          </m:r>
          <m:r>
            <w:rPr>
              <w:rFonts w:ascii="Cambria Math" w:hAnsi="Cambria Math"/>
            </w:rPr>
            <m:t>ΔQALYs</m:t>
          </m:r>
        </m:oMath>
      </m:oMathPara>
    </w:p>
    <w:p w14:paraId="64471AC3" w14:textId="77777777" w:rsidR="00736ECF" w:rsidRDefault="00736ECF" w:rsidP="00736ECF">
      <w:pPr>
        <w:pStyle w:val="FirstParagraph"/>
      </w:pPr>
      <w:r>
        <w:t xml:space="preserve">where </w:t>
      </w:r>
      <m:oMath>
        <m:r>
          <w:rPr>
            <w:rFonts w:ascii="Cambria Math" w:hAnsi="Cambria Math"/>
          </w:rPr>
          <m:t>ΔCosts</m:t>
        </m:r>
      </m:oMath>
      <w:r>
        <w:t xml:space="preserve"> is the difference in mean total costs between intervention groups (</w:t>
      </w:r>
      <m:oMath>
        <m:r>
          <w:rPr>
            <w:rFonts w:ascii="Cambria Math" w:hAnsi="Cambria Math"/>
          </w:rPr>
          <m:t>Cos</m:t>
        </m:r>
        <m:sSub>
          <m:sSubPr>
            <m:ctrlPr>
              <w:ins w:id="21" w:author="John Marsden" w:date="2023-07-21T08:45:00Z">
                <w:rPr>
                  <w:rFonts w:ascii="Cambria Math" w:hAnsi="Cambria Math"/>
                </w:rPr>
              </w:ins>
            </m:ctrlPr>
          </m:sSubPr>
          <m:e>
            <m:r>
              <w:rPr>
                <w:rFonts w:ascii="Cambria Math" w:hAnsi="Cambria Math"/>
              </w:rPr>
              <m:t>t</m:t>
            </m:r>
          </m:e>
          <m:sub>
            <m:r>
              <w:rPr>
                <w:rFonts w:ascii="Cambria Math" w:hAnsi="Cambria Math"/>
              </w:rPr>
              <m:t>XR bup</m:t>
            </m:r>
          </m:sub>
        </m:sSub>
        <m:r>
          <m:rPr>
            <m:sty m:val="p"/>
          </m:rPr>
          <w:rPr>
            <w:rFonts w:ascii="Cambria Math" w:hAnsi="Cambria Math"/>
          </w:rPr>
          <m:t>-</m:t>
        </m:r>
        <m:r>
          <w:rPr>
            <w:rFonts w:ascii="Cambria Math" w:hAnsi="Cambria Math"/>
          </w:rPr>
          <m:t>Cos</m:t>
        </m:r>
        <m:sSub>
          <m:sSubPr>
            <m:ctrlPr>
              <w:ins w:id="22" w:author="John Marsden" w:date="2023-07-21T08:45:00Z">
                <w:rPr>
                  <w:rFonts w:ascii="Cambria Math" w:hAnsi="Cambria Math"/>
                </w:rPr>
              </w:ins>
            </m:ctrlPr>
          </m:sSubPr>
          <m:e>
            <m:r>
              <w:rPr>
                <w:rFonts w:ascii="Cambria Math" w:hAnsi="Cambria Math"/>
              </w:rPr>
              <m:t>t</m:t>
            </m:r>
          </m:e>
          <m:sub>
            <m:r>
              <w:rPr>
                <w:rFonts w:ascii="Cambria Math" w:hAnsi="Cambria Math"/>
              </w:rPr>
              <m:t>SoC</m:t>
            </m:r>
          </m:sub>
        </m:sSub>
      </m:oMath>
      <w:r>
        <w:t xml:space="preserve">) and </w:t>
      </w:r>
      <m:oMath>
        <m:r>
          <w:rPr>
            <w:rFonts w:ascii="Cambria Math" w:hAnsi="Cambria Math"/>
          </w:rPr>
          <m:t>ΔQALYs</m:t>
        </m:r>
      </m:oMath>
      <w:r>
        <w:t xml:space="preserve"> is the difference in mean QALYs between intervention groups (</w:t>
      </w:r>
      <m:oMath>
        <m:r>
          <w:rPr>
            <w:rFonts w:ascii="Cambria Math" w:hAnsi="Cambria Math"/>
          </w:rPr>
          <m:t>QAL</m:t>
        </m:r>
        <m:sSub>
          <m:sSubPr>
            <m:ctrlPr>
              <w:ins w:id="23" w:author="John Marsden" w:date="2023-07-21T08:45:00Z">
                <w:rPr>
                  <w:rFonts w:ascii="Cambria Math" w:hAnsi="Cambria Math"/>
                </w:rPr>
              </w:ins>
            </m:ctrlPr>
          </m:sSubPr>
          <m:e>
            <m:r>
              <w:rPr>
                <w:rFonts w:ascii="Cambria Math" w:hAnsi="Cambria Math"/>
              </w:rPr>
              <m:t>Y</m:t>
            </m:r>
          </m:e>
          <m:sub>
            <m:r>
              <w:rPr>
                <w:rFonts w:ascii="Cambria Math" w:hAnsi="Cambria Math"/>
              </w:rPr>
              <m:t>XR bup</m:t>
            </m:r>
          </m:sub>
        </m:sSub>
        <m:r>
          <m:rPr>
            <m:sty m:val="p"/>
          </m:rPr>
          <w:rPr>
            <w:rFonts w:ascii="Cambria Math" w:hAnsi="Cambria Math"/>
          </w:rPr>
          <m:t>-</m:t>
        </m:r>
        <m:r>
          <w:rPr>
            <w:rFonts w:ascii="Cambria Math" w:hAnsi="Cambria Math"/>
          </w:rPr>
          <m:t>QAL</m:t>
        </m:r>
        <m:sSub>
          <m:sSubPr>
            <m:ctrlPr>
              <w:ins w:id="24" w:author="John Marsden" w:date="2023-07-21T08:45:00Z">
                <w:rPr>
                  <w:rFonts w:ascii="Cambria Math" w:hAnsi="Cambria Math"/>
                </w:rPr>
              </w:ins>
            </m:ctrlPr>
          </m:sSubPr>
          <m:e>
            <m:r>
              <w:rPr>
                <w:rFonts w:ascii="Cambria Math" w:hAnsi="Cambria Math"/>
              </w:rPr>
              <m:t>Y</m:t>
            </m:r>
          </m:e>
          <m:sub>
            <m:r>
              <w:rPr>
                <w:rFonts w:ascii="Cambria Math" w:hAnsi="Cambria Math"/>
              </w:rPr>
              <m:t>SoC</m:t>
            </m:r>
          </m:sub>
        </m:sSub>
      </m:oMath>
      <w:r>
        <w:t>).</w:t>
      </w:r>
    </w:p>
    <w:p w14:paraId="16DA8A3A" w14:textId="77777777" w:rsidR="00736ECF" w:rsidRDefault="00736ECF" w:rsidP="00736ECF">
      <w:pPr>
        <w:pStyle w:val="BodyText"/>
      </w:pPr>
      <w:r>
        <w:lastRenderedPageBreak/>
        <w:t>Incremental net monetary benefits (INMB) and net health benefits (INHB) were also calculated at the £20,000 and £30,000 per QALY thresholds as:</w:t>
      </w:r>
    </w:p>
    <w:p w14:paraId="58F58F50" w14:textId="77777777" w:rsidR="00736ECF" w:rsidRDefault="000563EF" w:rsidP="00736ECF">
      <w:pPr>
        <w:pStyle w:val="BodyText"/>
      </w:pPr>
      <m:oMathPara>
        <m:oMathParaPr>
          <m:jc m:val="center"/>
        </m:oMathParaPr>
        <m:oMath>
          <m:r>
            <w:rPr>
              <w:rFonts w:ascii="Cambria Math" w:hAnsi="Cambria Math"/>
            </w:rPr>
            <m:t>INHB</m:t>
          </m:r>
          <m:r>
            <m:rPr>
              <m:sty m:val="p"/>
            </m:rPr>
            <w:rPr>
              <w:rFonts w:ascii="Cambria Math" w:hAnsi="Cambria Math"/>
            </w:rPr>
            <m:t>=</m:t>
          </m:r>
          <m:r>
            <w:rPr>
              <w:rFonts w:ascii="Cambria Math" w:hAnsi="Cambria Math"/>
            </w:rPr>
            <m:t>ΔQALYs</m:t>
          </m:r>
          <m:r>
            <m:rPr>
              <m:sty m:val="p"/>
            </m:rPr>
            <w:rPr>
              <w:rFonts w:ascii="Cambria Math" w:hAnsi="Cambria Math"/>
            </w:rPr>
            <m:t>-</m:t>
          </m:r>
          <m:r>
            <w:rPr>
              <w:rFonts w:ascii="Cambria Math" w:hAnsi="Cambria Math"/>
            </w:rPr>
            <m:t>ΔCosts</m:t>
          </m:r>
          <m:r>
            <m:rPr>
              <m:sty m:val="p"/>
            </m:rPr>
            <w:rPr>
              <w:rFonts w:ascii="Cambria Math" w:hAnsi="Cambria Math"/>
            </w:rPr>
            <m:t>/</m:t>
          </m:r>
          <m:r>
            <w:rPr>
              <w:rFonts w:ascii="Cambria Math" w:hAnsi="Cambria Math"/>
            </w:rPr>
            <m:t>λ</m:t>
          </m:r>
        </m:oMath>
      </m:oMathPara>
    </w:p>
    <w:p w14:paraId="5F87CB66" w14:textId="77777777" w:rsidR="00736ECF" w:rsidRDefault="00736ECF" w:rsidP="00736ECF">
      <w:pPr>
        <w:pStyle w:val="FirstParagraph"/>
      </w:pPr>
      <w:r>
        <w:t>and</w:t>
      </w:r>
    </w:p>
    <w:p w14:paraId="7792F200" w14:textId="77777777" w:rsidR="00736ECF" w:rsidRDefault="000563EF" w:rsidP="00736ECF">
      <w:pPr>
        <w:pStyle w:val="BodyText"/>
      </w:pPr>
      <m:oMathPara>
        <m:oMathParaPr>
          <m:jc m:val="center"/>
        </m:oMathParaPr>
        <m:oMath>
          <m:r>
            <w:rPr>
              <w:rFonts w:ascii="Cambria Math" w:hAnsi="Cambria Math"/>
            </w:rPr>
            <m:t>INMB</m:t>
          </m:r>
          <m:r>
            <m:rPr>
              <m:sty m:val="p"/>
            </m:rPr>
            <w:rPr>
              <w:rFonts w:ascii="Cambria Math" w:hAnsi="Cambria Math"/>
            </w:rPr>
            <m:t>=</m:t>
          </m:r>
          <m:r>
            <w:rPr>
              <w:rFonts w:ascii="Cambria Math" w:hAnsi="Cambria Math"/>
            </w:rPr>
            <m:t>ΔQALYs</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ΔCosts</m:t>
          </m:r>
        </m:oMath>
      </m:oMathPara>
    </w:p>
    <w:p w14:paraId="5B5AE40F" w14:textId="77777777" w:rsidR="00736ECF" w:rsidRDefault="00736ECF" w:rsidP="00736ECF">
      <w:pPr>
        <w:pStyle w:val="FirstParagraph"/>
      </w:pPr>
      <w:r>
        <w:t xml:space="preserve">where </w:t>
      </w:r>
      <m:oMath>
        <m:r>
          <w:rPr>
            <w:rFonts w:ascii="Cambria Math" w:hAnsi="Cambria Math"/>
          </w:rPr>
          <m:t>λ</m:t>
        </m:r>
      </m:oMath>
      <w:r>
        <w:t xml:space="preserve"> is the cost-effectiveness threshold.</w:t>
      </w:r>
      <w:r>
        <w:rPr>
          <w:vertAlign w:val="superscript"/>
        </w:rPr>
        <w:t>19</w:t>
      </w:r>
    </w:p>
    <w:p w14:paraId="48EBE93E" w14:textId="77777777" w:rsidR="00736ECF" w:rsidRDefault="00736ECF" w:rsidP="00736ECF">
      <w:pPr>
        <w:pStyle w:val="Heading4"/>
      </w:pPr>
      <w:bookmarkStart w:id="25" w:name="parameter-uncertainty"/>
      <w:bookmarkEnd w:id="20"/>
      <w:r>
        <w:t>2.1.4.4 Parameter uncertainty</w:t>
      </w:r>
    </w:p>
    <w:p w14:paraId="1D5FC88A" w14:textId="77777777" w:rsidR="00736ECF" w:rsidRDefault="00736ECF" w:rsidP="00736ECF">
      <w:pPr>
        <w:pStyle w:val="FirstParagraph"/>
      </w:pPr>
      <w:r>
        <w:t>The joint uncertainty in costs and QALYs was evaluated using a non-parametric bootstrap with 10,000 replicates of the patient-level data for the primary analysis and 5,000 replications for all other analyses. Bootstrapped samples were stratified by randomised treatment group, trial site, and injecting status at baseline. Uncertainty in the ICER was represented graphically on the cost-effectiveness plane and cost-effectiveness acceptability curve.</w:t>
      </w:r>
      <w:r>
        <w:rPr>
          <w:vertAlign w:val="superscript"/>
        </w:rPr>
        <w:t>33</w:t>
      </w:r>
    </w:p>
    <w:p w14:paraId="7E9D27E0" w14:textId="77777777" w:rsidR="00736ECF" w:rsidRDefault="00736ECF" w:rsidP="00736ECF">
      <w:pPr>
        <w:pStyle w:val="Heading4"/>
      </w:pPr>
      <w:bookmarkStart w:id="26" w:name="sensitivity-analyses"/>
      <w:bookmarkEnd w:id="25"/>
      <w:r>
        <w:t>2.1.4.5 Sensitivity analyses</w:t>
      </w:r>
    </w:p>
    <w:p w14:paraId="6E0FC318" w14:textId="77777777" w:rsidR="00736ECF" w:rsidRDefault="00736ECF" w:rsidP="00736ECF">
      <w:pPr>
        <w:pStyle w:val="FirstParagraph"/>
      </w:pPr>
      <w:r>
        <w:t>We conducted a range of sensitivity analyses to assess the robustness of the base-case ICER to key assumptions relating to the cost of standard care, including both medication and dispensing costs, as both can vary considerably in routine practice.</w:t>
      </w:r>
    </w:p>
    <w:p w14:paraId="6DBC6055" w14:textId="77777777" w:rsidR="00736ECF" w:rsidRDefault="00736ECF" w:rsidP="00736ECF">
      <w:pPr>
        <w:pStyle w:val="Heading5"/>
      </w:pPr>
      <w:bookmarkStart w:id="27" w:name="univariate"/>
      <w:r>
        <w:t>2.1.4.5.1 Univariate</w:t>
      </w:r>
    </w:p>
    <w:p w14:paraId="6EC89D61" w14:textId="77777777" w:rsidR="00736ECF" w:rsidRDefault="00736ECF" w:rsidP="00736ECF">
      <w:pPr>
        <w:pStyle w:val="FirstParagraph"/>
      </w:pPr>
      <w:r>
        <w:t>Several univariate sensitivity analyses were conducted to identify which variables have the strongest direct effect on the cost-effectiveness results. Specifically, we varied the following costs:</w:t>
      </w:r>
    </w:p>
    <w:p w14:paraId="214A7FDC" w14:textId="77777777" w:rsidR="00736ECF" w:rsidRDefault="00736ECF" w:rsidP="00736ECF">
      <w:pPr>
        <w:pStyle w:val="Compact"/>
        <w:numPr>
          <w:ilvl w:val="0"/>
          <w:numId w:val="3"/>
        </w:numPr>
      </w:pPr>
      <w:r>
        <w:t>Accommodation</w:t>
      </w:r>
    </w:p>
    <w:p w14:paraId="4217EADF" w14:textId="77777777" w:rsidR="00736ECF" w:rsidRDefault="00736ECF" w:rsidP="00736ECF">
      <w:pPr>
        <w:pStyle w:val="Compact"/>
        <w:numPr>
          <w:ilvl w:val="0"/>
          <w:numId w:val="3"/>
        </w:numPr>
      </w:pPr>
      <w:r>
        <w:t>Productivity loss</w:t>
      </w:r>
    </w:p>
    <w:p w14:paraId="2A9A3F96" w14:textId="77777777" w:rsidR="00736ECF" w:rsidRDefault="00736ECF" w:rsidP="00736ECF">
      <w:pPr>
        <w:pStyle w:val="Compact"/>
        <w:numPr>
          <w:ilvl w:val="0"/>
          <w:numId w:val="3"/>
        </w:numPr>
      </w:pPr>
      <w:r>
        <w:t>Accident and emergency</w:t>
      </w:r>
    </w:p>
    <w:p w14:paraId="7A861769" w14:textId="77777777" w:rsidR="00736ECF" w:rsidRDefault="00736ECF" w:rsidP="00736ECF">
      <w:pPr>
        <w:pStyle w:val="Compact"/>
        <w:numPr>
          <w:ilvl w:val="0"/>
          <w:numId w:val="3"/>
        </w:numPr>
      </w:pPr>
      <w:r>
        <w:t>Inpatient</w:t>
      </w:r>
    </w:p>
    <w:p w14:paraId="053D00A6" w14:textId="77777777" w:rsidR="00736ECF" w:rsidRDefault="00736ECF" w:rsidP="00736ECF">
      <w:pPr>
        <w:pStyle w:val="Compact"/>
        <w:numPr>
          <w:ilvl w:val="0"/>
          <w:numId w:val="3"/>
        </w:numPr>
      </w:pPr>
      <w:r>
        <w:t>Outpatient</w:t>
      </w:r>
    </w:p>
    <w:p w14:paraId="104E8A31" w14:textId="77777777" w:rsidR="00736ECF" w:rsidRDefault="00736ECF" w:rsidP="00736ECF">
      <w:pPr>
        <w:pStyle w:val="Compact"/>
        <w:numPr>
          <w:ilvl w:val="0"/>
          <w:numId w:val="3"/>
        </w:numPr>
      </w:pPr>
      <w:r>
        <w:t>Community care</w:t>
      </w:r>
    </w:p>
    <w:p w14:paraId="301841E2" w14:textId="77777777" w:rsidR="00736ECF" w:rsidRDefault="00736ECF" w:rsidP="00736ECF">
      <w:pPr>
        <w:pStyle w:val="Compact"/>
        <w:numPr>
          <w:ilvl w:val="0"/>
          <w:numId w:val="3"/>
        </w:numPr>
      </w:pPr>
      <w:r>
        <w:t>Criminal justice</w:t>
      </w:r>
    </w:p>
    <w:p w14:paraId="2DA44AE7" w14:textId="77777777" w:rsidR="00736ECF" w:rsidRDefault="00736ECF" w:rsidP="00736ECF">
      <w:pPr>
        <w:pStyle w:val="Compact"/>
        <w:numPr>
          <w:ilvl w:val="0"/>
          <w:numId w:val="3"/>
        </w:numPr>
      </w:pPr>
      <w:r>
        <w:t>Addiction keyworker</w:t>
      </w:r>
    </w:p>
    <w:p w14:paraId="12DA448E" w14:textId="77777777" w:rsidR="00736ECF" w:rsidRDefault="00736ECF" w:rsidP="00736ECF">
      <w:pPr>
        <w:pStyle w:val="Compact"/>
        <w:numPr>
          <w:ilvl w:val="0"/>
          <w:numId w:val="3"/>
        </w:numPr>
      </w:pPr>
      <w:r>
        <w:t>Trial medication (including BUP-XR)</w:t>
      </w:r>
    </w:p>
    <w:p w14:paraId="5A84BDBF" w14:textId="77777777" w:rsidR="00736ECF" w:rsidRDefault="00736ECF" w:rsidP="00736ECF">
      <w:pPr>
        <w:pStyle w:val="Compact"/>
        <w:numPr>
          <w:ilvl w:val="0"/>
          <w:numId w:val="3"/>
        </w:numPr>
      </w:pPr>
      <w:r>
        <w:t>Concomitant medication</w:t>
      </w:r>
    </w:p>
    <w:p w14:paraId="31703123" w14:textId="77777777" w:rsidR="00736ECF" w:rsidRDefault="00736ECF" w:rsidP="00736ECF">
      <w:pPr>
        <w:pStyle w:val="FirstParagraph"/>
      </w:pPr>
      <w:r>
        <w:t>Each cost input was varied ±10%, and the INMB calculated and plotted in a tornado plot, which ranks variables based on the influence they have on the result. The sensitivity analysis for utilities involved estimating the cost-effectiveness based on QALYs calculated from the EQ-VAS, rather than the EQ-5D-5L.</w:t>
      </w:r>
    </w:p>
    <w:p w14:paraId="3819E302" w14:textId="77777777" w:rsidR="00736ECF" w:rsidRDefault="00736ECF" w:rsidP="00736ECF">
      <w:pPr>
        <w:pStyle w:val="Heading5"/>
      </w:pPr>
      <w:bookmarkStart w:id="28" w:name="scenario-analyses"/>
      <w:bookmarkEnd w:id="27"/>
      <w:r>
        <w:t>2.1.4.5.2 Scenario analyses</w:t>
      </w:r>
    </w:p>
    <w:p w14:paraId="54268EA7" w14:textId="42F5FF7B" w:rsidR="00736ECF" w:rsidRDefault="00736ECF" w:rsidP="00736ECF">
      <w:pPr>
        <w:pStyle w:val="FirstParagraph"/>
      </w:pPr>
      <w:r>
        <w:t>There is considerable variation in the management of opioid-use disorder, related to both patient and local factors.</w:t>
      </w:r>
      <w:r>
        <w:rPr>
          <w:vertAlign w:val="superscript"/>
        </w:rPr>
        <w:t>34</w:t>
      </w:r>
      <w:r>
        <w:t xml:space="preserve"> In addition, the price of oral buprenorphine has varied significantly in the last three years (see </w:t>
      </w:r>
      <w:hyperlink w:anchor="fig-bup-price-changes">
        <w:r>
          <w:rPr>
            <w:rStyle w:val="Hyperlink"/>
          </w:rPr>
          <w:t>Figure S2.1</w:t>
        </w:r>
      </w:hyperlink>
      <w:r>
        <w:t>) Therefore, it was important to consider scenarios that captured this variation.</w:t>
      </w:r>
    </w:p>
    <w:p w14:paraId="663B8F15" w14:textId="77777777" w:rsidR="00736ECF" w:rsidRDefault="00736ECF" w:rsidP="00736ECF">
      <w:pPr>
        <w:pStyle w:val="Compact"/>
        <w:numPr>
          <w:ilvl w:val="0"/>
          <w:numId w:val="4"/>
        </w:numPr>
      </w:pPr>
      <w:r>
        <w:lastRenderedPageBreak/>
        <w:t>Assuming that all standard care participants were taking only oral methadone and incurred costs as estimated by PSSRU in 2009. These costs include capital and revenue costs (buildings and land, equipment and durables, staff costs (including site staff and external support staff), supplies and services, and site and agency overheads) and methadone costs (prescriptions, any pharmacist dispensing fees, and any toxicology tests).</w:t>
      </w:r>
    </w:p>
    <w:p w14:paraId="15ED007B" w14:textId="77777777" w:rsidR="00736ECF" w:rsidRDefault="00736ECF" w:rsidP="00736ECF">
      <w:pPr>
        <w:pStyle w:val="Compact"/>
        <w:numPr>
          <w:ilvl w:val="0"/>
          <w:numId w:val="4"/>
        </w:numPr>
      </w:pPr>
      <w:r>
        <w:t>Assuming that the price of BUP-XR is lower (£239·70)</w:t>
      </w:r>
    </w:p>
    <w:p w14:paraId="40383F15" w14:textId="77777777" w:rsidR="00736ECF" w:rsidRDefault="00736ECF" w:rsidP="00736ECF">
      <w:pPr>
        <w:pStyle w:val="Compact"/>
        <w:numPr>
          <w:ilvl w:val="0"/>
          <w:numId w:val="4"/>
        </w:numPr>
      </w:pPr>
      <w:r>
        <w:t>Assuming that all standard care participants received daily supervised pick-ups</w:t>
      </w:r>
    </w:p>
    <w:p w14:paraId="48D8DEA5" w14:textId="77777777" w:rsidR="00736ECF" w:rsidRDefault="00736ECF" w:rsidP="00736ECF">
      <w:pPr>
        <w:pStyle w:val="Compact"/>
        <w:numPr>
          <w:ilvl w:val="0"/>
          <w:numId w:val="4"/>
        </w:numPr>
      </w:pPr>
      <w:r>
        <w:t>Assuming that all standard care participants were on once fortnightly pick-ups (no supervision)</w:t>
      </w:r>
    </w:p>
    <w:p w14:paraId="42E24DDD" w14:textId="77777777" w:rsidR="00736ECF" w:rsidRDefault="00736ECF" w:rsidP="00736ECF">
      <w:pPr>
        <w:pStyle w:val="Compact"/>
        <w:numPr>
          <w:ilvl w:val="0"/>
          <w:numId w:val="4"/>
        </w:numPr>
      </w:pPr>
      <w:r>
        <w:t>“Best” case - Oral buprenorphine and methadone at February 2019 prices and assuming six supervised pick-ups per week</w:t>
      </w:r>
    </w:p>
    <w:p w14:paraId="7ED1DCAA" w14:textId="77777777" w:rsidR="00736ECF" w:rsidRDefault="00736ECF" w:rsidP="00736ECF">
      <w:pPr>
        <w:pStyle w:val="Compact"/>
        <w:numPr>
          <w:ilvl w:val="0"/>
          <w:numId w:val="4"/>
        </w:numPr>
      </w:pPr>
      <w:r>
        <w:t>“Worst” case - Oral buprenorphine and methadone at July 2018 prices and assuming one unsupervised pick-up per fortnight</w:t>
      </w:r>
    </w:p>
    <w:p w14:paraId="540B6D9A" w14:textId="77777777" w:rsidR="00736ECF" w:rsidRDefault="00736ECF" w:rsidP="00736ECF">
      <w:pPr>
        <w:pStyle w:val="Compact"/>
        <w:numPr>
          <w:ilvl w:val="0"/>
          <w:numId w:val="4"/>
        </w:numPr>
      </w:pPr>
      <w:r>
        <w:t>Taking an NHS + PSS + criminal justice + accommodation cost perspective</w:t>
      </w:r>
    </w:p>
    <w:p w14:paraId="557892EC" w14:textId="77777777" w:rsidR="00736ECF" w:rsidRDefault="00736ECF" w:rsidP="00736ECF">
      <w:pPr>
        <w:pStyle w:val="Compact"/>
        <w:numPr>
          <w:ilvl w:val="0"/>
          <w:numId w:val="4"/>
        </w:numPr>
      </w:pPr>
      <w:r>
        <w:t>Taking an NHS + PSS + criminal justice cost perspective</w:t>
      </w:r>
    </w:p>
    <w:p w14:paraId="0DA949BE" w14:textId="77777777" w:rsidR="00736ECF" w:rsidRDefault="00736ECF" w:rsidP="00736ECF">
      <w:pPr>
        <w:pStyle w:val="Compact"/>
        <w:numPr>
          <w:ilvl w:val="0"/>
          <w:numId w:val="4"/>
        </w:numPr>
      </w:pPr>
      <w:r>
        <w:t>Taking an NHS + PSS cost perspective</w:t>
      </w:r>
    </w:p>
    <w:p w14:paraId="327EC7FB" w14:textId="77777777" w:rsidR="00736ECF" w:rsidRDefault="00736ECF" w:rsidP="00736ECF">
      <w:pPr>
        <w:pStyle w:val="Compact"/>
        <w:numPr>
          <w:ilvl w:val="0"/>
          <w:numId w:val="4"/>
        </w:numPr>
      </w:pPr>
      <w:r>
        <w:t>Taking an NHS + PSS cost perspective (BUP-XR priced lower [£239·70])</w:t>
      </w:r>
    </w:p>
    <w:p w14:paraId="44CAA660" w14:textId="77777777" w:rsidR="00736ECF" w:rsidRDefault="00736ECF" w:rsidP="00736ECF">
      <w:pPr>
        <w:pStyle w:val="Compact"/>
        <w:numPr>
          <w:ilvl w:val="0"/>
          <w:numId w:val="4"/>
        </w:numPr>
      </w:pPr>
      <w:r>
        <w:t>Taking an NHS cost perspective</w:t>
      </w:r>
    </w:p>
    <w:p w14:paraId="2D5D8193" w14:textId="77777777" w:rsidR="00736ECF" w:rsidRDefault="00736ECF" w:rsidP="00736ECF">
      <w:pPr>
        <w:pStyle w:val="Heading4"/>
      </w:pPr>
      <w:bookmarkStart w:id="29" w:name="subgroup-analyses"/>
      <w:bookmarkEnd w:id="26"/>
      <w:bookmarkEnd w:id="28"/>
      <w:r>
        <w:t>2.1.4.6 Subgroup analyses</w:t>
      </w:r>
    </w:p>
    <w:p w14:paraId="7740AFED" w14:textId="77777777" w:rsidR="00736ECF" w:rsidRDefault="00736ECF" w:rsidP="00736ECF">
      <w:pPr>
        <w:pStyle w:val="FirstParagraph"/>
      </w:pPr>
      <w:r>
        <w:t>A stratified cost-effectiveness analysis was conducted to investigate how cost effectiveness varied by subgroup.</w:t>
      </w:r>
      <w:r>
        <w:rPr>
          <w:vertAlign w:val="superscript"/>
        </w:rPr>
        <w:t>35,36</w:t>
      </w:r>
      <w:r>
        <w:t xml:space="preserve"> We considered the following groups (based on baseline questionnaire responses):</w:t>
      </w:r>
    </w:p>
    <w:p w14:paraId="07AA1AE6" w14:textId="77777777" w:rsidR="00736ECF" w:rsidRDefault="00736ECF" w:rsidP="00736ECF">
      <w:pPr>
        <w:pStyle w:val="Compact"/>
        <w:numPr>
          <w:ilvl w:val="0"/>
          <w:numId w:val="3"/>
        </w:numPr>
      </w:pPr>
      <w:r>
        <w:t>Using cocaine (Yes/No)</w:t>
      </w:r>
    </w:p>
    <w:p w14:paraId="23D6B084" w14:textId="77777777" w:rsidR="00736ECF" w:rsidRDefault="00736ECF" w:rsidP="00736ECF">
      <w:pPr>
        <w:pStyle w:val="Compact"/>
        <w:numPr>
          <w:ilvl w:val="0"/>
          <w:numId w:val="3"/>
        </w:numPr>
      </w:pPr>
      <w:r>
        <w:t>Length of time in treatment (less than one month/one month or longer)</w:t>
      </w:r>
    </w:p>
    <w:p w14:paraId="7E3E6BF3" w14:textId="77777777" w:rsidR="00736ECF" w:rsidRDefault="00736ECF" w:rsidP="00736ECF">
      <w:pPr>
        <w:pStyle w:val="Compact"/>
        <w:numPr>
          <w:ilvl w:val="0"/>
          <w:numId w:val="3"/>
        </w:numPr>
      </w:pPr>
      <w:r>
        <w:t>Benzodiazepine use past month to admission (Yes/No)</w:t>
      </w:r>
    </w:p>
    <w:p w14:paraId="3BC04BBA" w14:textId="77777777" w:rsidR="00736ECF" w:rsidRDefault="00736ECF" w:rsidP="00736ECF">
      <w:pPr>
        <w:pStyle w:val="Compact"/>
        <w:numPr>
          <w:ilvl w:val="0"/>
          <w:numId w:val="3"/>
        </w:numPr>
      </w:pPr>
      <w:r>
        <w:t xml:space="preserve">CGI-S (Extremely </w:t>
      </w:r>
      <w:proofErr w:type="gramStart"/>
      <w:r>
        <w:t>mild</w:t>
      </w:r>
      <w:proofErr w:type="gramEnd"/>
      <w:r>
        <w:t>-Mild vs. Moderate-Extremely severe)</w:t>
      </w:r>
    </w:p>
    <w:p w14:paraId="5B26018D" w14:textId="77777777" w:rsidR="00736ECF" w:rsidRDefault="00736ECF" w:rsidP="00736ECF">
      <w:pPr>
        <w:pStyle w:val="FirstParagraph"/>
      </w:pPr>
      <w:r>
        <w:t>To estimate the cost-effectiveness of BUP-XR within each subgroup, patient level NMB was calculated at WTPs of £0, £20k, and £30k per QALY gained. These NMBs were then used as the dependent variables in separate OLS regressions, which included baseline costs and utilities, site, trial arm, each of the subgroups, and the one-way interactions between each subgroup and trial arm as independent variables. The resulting coefficients were then used to estimate the INMB (at £20k and £30k per QALY) and incremental costs and QALYs associated with BUP-XR in each subgroup. This also allowed the calculation of ICERs for each subgroup. This was done in accordance with the methods described by Hoch et al.</w:t>
      </w:r>
      <w:r>
        <w:rPr>
          <w:vertAlign w:val="superscript"/>
        </w:rPr>
        <w:t>35</w:t>
      </w:r>
      <w:r>
        <w:t xml:space="preserve"> for conducting a stratified cost-effectiveness analysis.</w:t>
      </w:r>
    </w:p>
    <w:p w14:paraId="5C16560A" w14:textId="77777777" w:rsidR="00736ECF" w:rsidRDefault="00736ECF" w:rsidP="00736ECF">
      <w:pPr>
        <w:pStyle w:val="Heading2"/>
      </w:pPr>
      <w:bookmarkStart w:id="30" w:name="_Toc139807266"/>
      <w:bookmarkEnd w:id="3"/>
      <w:bookmarkEnd w:id="17"/>
      <w:bookmarkEnd w:id="29"/>
      <w:r>
        <w:t>2.2 Results</w:t>
      </w:r>
      <w:bookmarkEnd w:id="30"/>
    </w:p>
    <w:p w14:paraId="5FEF92F9" w14:textId="77777777" w:rsidR="00736ECF" w:rsidRDefault="00736ECF" w:rsidP="00736ECF">
      <w:pPr>
        <w:pStyle w:val="Heading3"/>
      </w:pPr>
      <w:bookmarkStart w:id="31" w:name="_Toc139807267"/>
      <w:bookmarkStart w:id="32" w:name="data-completeness"/>
      <w:r>
        <w:t>2.2.1 Data completeness</w:t>
      </w:r>
      <w:bookmarkEnd w:id="31"/>
    </w:p>
    <w:p w14:paraId="04E65664" w14:textId="71BB8C7B" w:rsidR="00736ECF" w:rsidRDefault="00736ECF" w:rsidP="00736ECF">
      <w:pPr>
        <w:pStyle w:val="FirstParagraph"/>
      </w:pPr>
      <w:r>
        <w:t xml:space="preserve">Data were available for 314 participants, relating to 156 participants randomised to standard care and 158 randomised to extended-release buprenorphine. A breakdown of missing data by treatment group and outcome is provided in </w:t>
      </w:r>
      <w:hyperlink w:anchor="tbl-missing-data-summary">
        <w:r>
          <w:rPr>
            <w:rStyle w:val="Hyperlink"/>
          </w:rPr>
          <w:t>Table S2.4</w:t>
        </w:r>
      </w:hyperlink>
      <w:r>
        <w:t>. There was a higher proportion of missing data in the standard care group, resulting from the higher rate of drop-out from the study (45·51% at 24 weeks in the standard care group vs. 22·15% at 24 weeks in the BUP-XR group).</w:t>
      </w:r>
    </w:p>
    <w:p w14:paraId="138CFE71" w14:textId="177E1CEC" w:rsidR="00736ECF" w:rsidRDefault="00736ECF" w:rsidP="00736ECF">
      <w:pPr>
        <w:pStyle w:val="TableCaption"/>
      </w:pPr>
      <w:bookmarkStart w:id="33" w:name="tbl-missing-data-summary"/>
      <w:r>
        <w:lastRenderedPageBreak/>
        <w:t>Table S2.4: Frequency (%) of missing data by outcome, trial group, and timepoint.</w:t>
      </w:r>
    </w:p>
    <w:tbl>
      <w:tblPr>
        <w:tblStyle w:val="Table"/>
        <w:tblW w:w="0" w:type="auto"/>
        <w:jc w:val="center"/>
        <w:tblLook w:val="0020" w:firstRow="1" w:lastRow="0" w:firstColumn="0" w:lastColumn="0" w:noHBand="0" w:noVBand="0"/>
        <w:tblCaption w:val="Table 4: Frequency (%) of missing data by outcome, trial group, and timepoint."/>
      </w:tblPr>
      <w:tblGrid>
        <w:gridCol w:w="4703"/>
        <w:gridCol w:w="1592"/>
        <w:gridCol w:w="1996"/>
      </w:tblGrid>
      <w:tr w:rsidR="00736ECF" w14:paraId="7A4B19CB" w14:textId="77777777" w:rsidTr="006A1475">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309ECCD" w14:textId="77777777" w:rsidR="00736ECF" w:rsidRDefault="00736ECF">
            <w:pPr>
              <w:pStyle w:val="Compact"/>
            </w:pPr>
            <w:r>
              <w:t>Variable</w:t>
            </w:r>
          </w:p>
        </w:tc>
        <w:tc>
          <w:tcPr>
            <w:tcW w:w="0" w:type="auto"/>
          </w:tcPr>
          <w:p w14:paraId="4ECE2D58" w14:textId="77777777" w:rsidR="00736ECF" w:rsidRDefault="00736ECF">
            <w:pPr>
              <w:pStyle w:val="Compact"/>
              <w:jc w:val="right"/>
            </w:pPr>
            <w:r>
              <w:t>SoC (n = 156)</w:t>
            </w:r>
          </w:p>
        </w:tc>
        <w:tc>
          <w:tcPr>
            <w:tcW w:w="0" w:type="auto"/>
          </w:tcPr>
          <w:p w14:paraId="56AE5DA3" w14:textId="77777777" w:rsidR="00736ECF" w:rsidRDefault="00736ECF">
            <w:pPr>
              <w:pStyle w:val="Compact"/>
              <w:jc w:val="right"/>
            </w:pPr>
            <w:r>
              <w:t>BUP-XR (n = 158)</w:t>
            </w:r>
          </w:p>
        </w:tc>
      </w:tr>
      <w:tr w:rsidR="00736ECF" w14:paraId="05D243A8" w14:textId="77777777" w:rsidTr="006A1475">
        <w:trPr>
          <w:jc w:val="center"/>
        </w:trPr>
        <w:tc>
          <w:tcPr>
            <w:tcW w:w="0" w:type="auto"/>
            <w:gridSpan w:val="3"/>
          </w:tcPr>
          <w:p w14:paraId="2E2969F2" w14:textId="77777777" w:rsidR="00736ECF" w:rsidRDefault="00736ECF">
            <w:pPr>
              <w:pStyle w:val="Compact"/>
            </w:pPr>
            <w:r>
              <w:rPr>
                <w:b/>
                <w:bCs/>
              </w:rPr>
              <w:t>Baseline</w:t>
            </w:r>
          </w:p>
        </w:tc>
      </w:tr>
      <w:tr w:rsidR="00736ECF" w14:paraId="1A056D91" w14:textId="77777777" w:rsidTr="006A1475">
        <w:trPr>
          <w:jc w:val="center"/>
        </w:trPr>
        <w:tc>
          <w:tcPr>
            <w:tcW w:w="0" w:type="auto"/>
          </w:tcPr>
          <w:p w14:paraId="6E7A363B" w14:textId="77777777" w:rsidR="00736ECF" w:rsidRDefault="00736ECF" w:rsidP="00E73243">
            <w:pPr>
              <w:pStyle w:val="Compact"/>
              <w:ind w:left="170"/>
            </w:pPr>
            <w:r>
              <w:t>Site</w:t>
            </w:r>
          </w:p>
        </w:tc>
        <w:tc>
          <w:tcPr>
            <w:tcW w:w="0" w:type="auto"/>
          </w:tcPr>
          <w:p w14:paraId="617F6A18" w14:textId="77777777" w:rsidR="00736ECF" w:rsidRDefault="00736ECF">
            <w:pPr>
              <w:pStyle w:val="Compact"/>
              <w:jc w:val="right"/>
            </w:pPr>
            <w:r>
              <w:t>0 (0·00)</w:t>
            </w:r>
          </w:p>
        </w:tc>
        <w:tc>
          <w:tcPr>
            <w:tcW w:w="0" w:type="auto"/>
          </w:tcPr>
          <w:p w14:paraId="701613E0" w14:textId="77777777" w:rsidR="00736ECF" w:rsidRDefault="00736ECF">
            <w:pPr>
              <w:pStyle w:val="Compact"/>
              <w:jc w:val="right"/>
            </w:pPr>
            <w:r>
              <w:t>0 (0·00)</w:t>
            </w:r>
          </w:p>
        </w:tc>
      </w:tr>
      <w:tr w:rsidR="00736ECF" w14:paraId="0073A04A" w14:textId="77777777" w:rsidTr="006A1475">
        <w:trPr>
          <w:jc w:val="center"/>
        </w:trPr>
        <w:tc>
          <w:tcPr>
            <w:tcW w:w="0" w:type="auto"/>
          </w:tcPr>
          <w:p w14:paraId="5D490A72" w14:textId="77777777" w:rsidR="00736ECF" w:rsidRDefault="00736ECF" w:rsidP="00E73243">
            <w:pPr>
              <w:pStyle w:val="Compact"/>
              <w:ind w:left="170"/>
            </w:pPr>
            <w:r>
              <w:t>Sex</w:t>
            </w:r>
          </w:p>
        </w:tc>
        <w:tc>
          <w:tcPr>
            <w:tcW w:w="0" w:type="auto"/>
          </w:tcPr>
          <w:p w14:paraId="5622AF26" w14:textId="77777777" w:rsidR="00736ECF" w:rsidRDefault="00736ECF">
            <w:pPr>
              <w:pStyle w:val="Compact"/>
              <w:jc w:val="right"/>
            </w:pPr>
            <w:r>
              <w:t>0 (0·00)</w:t>
            </w:r>
          </w:p>
        </w:tc>
        <w:tc>
          <w:tcPr>
            <w:tcW w:w="0" w:type="auto"/>
          </w:tcPr>
          <w:p w14:paraId="0BA628B0" w14:textId="77777777" w:rsidR="00736ECF" w:rsidRDefault="00736ECF">
            <w:pPr>
              <w:pStyle w:val="Compact"/>
              <w:jc w:val="right"/>
            </w:pPr>
            <w:r>
              <w:t>0 (0·00)</w:t>
            </w:r>
          </w:p>
        </w:tc>
      </w:tr>
      <w:tr w:rsidR="00736ECF" w14:paraId="450F314E" w14:textId="77777777" w:rsidTr="006A1475">
        <w:trPr>
          <w:jc w:val="center"/>
        </w:trPr>
        <w:tc>
          <w:tcPr>
            <w:tcW w:w="0" w:type="auto"/>
          </w:tcPr>
          <w:p w14:paraId="6ED8DAC5" w14:textId="77777777" w:rsidR="00736ECF" w:rsidRDefault="00736ECF" w:rsidP="00E73243">
            <w:pPr>
              <w:pStyle w:val="Compact"/>
              <w:ind w:left="170"/>
            </w:pPr>
            <w:r>
              <w:t>Age</w:t>
            </w:r>
          </w:p>
        </w:tc>
        <w:tc>
          <w:tcPr>
            <w:tcW w:w="0" w:type="auto"/>
          </w:tcPr>
          <w:p w14:paraId="104DB7FF" w14:textId="77777777" w:rsidR="00736ECF" w:rsidRDefault="00736ECF">
            <w:pPr>
              <w:pStyle w:val="Compact"/>
              <w:jc w:val="right"/>
            </w:pPr>
            <w:r>
              <w:t>0 (0·00)</w:t>
            </w:r>
          </w:p>
        </w:tc>
        <w:tc>
          <w:tcPr>
            <w:tcW w:w="0" w:type="auto"/>
          </w:tcPr>
          <w:p w14:paraId="10987D64" w14:textId="77777777" w:rsidR="00736ECF" w:rsidRDefault="00736ECF">
            <w:pPr>
              <w:pStyle w:val="Compact"/>
              <w:jc w:val="right"/>
            </w:pPr>
            <w:r>
              <w:t>0 (0·00)</w:t>
            </w:r>
          </w:p>
        </w:tc>
      </w:tr>
      <w:tr w:rsidR="00736ECF" w14:paraId="5CD58A8A" w14:textId="77777777" w:rsidTr="006A1475">
        <w:trPr>
          <w:jc w:val="center"/>
        </w:trPr>
        <w:tc>
          <w:tcPr>
            <w:tcW w:w="0" w:type="auto"/>
          </w:tcPr>
          <w:p w14:paraId="72E35E37" w14:textId="77777777" w:rsidR="00736ECF" w:rsidRDefault="00736ECF" w:rsidP="00E73243">
            <w:pPr>
              <w:pStyle w:val="Compact"/>
              <w:ind w:left="170"/>
            </w:pPr>
            <w:r>
              <w:t>Ethnicity == White</w:t>
            </w:r>
          </w:p>
        </w:tc>
        <w:tc>
          <w:tcPr>
            <w:tcW w:w="0" w:type="auto"/>
          </w:tcPr>
          <w:p w14:paraId="17A25EDE" w14:textId="77777777" w:rsidR="00736ECF" w:rsidRDefault="00736ECF">
            <w:pPr>
              <w:pStyle w:val="Compact"/>
              <w:jc w:val="right"/>
            </w:pPr>
            <w:r>
              <w:t>0 (0·00)</w:t>
            </w:r>
          </w:p>
        </w:tc>
        <w:tc>
          <w:tcPr>
            <w:tcW w:w="0" w:type="auto"/>
          </w:tcPr>
          <w:p w14:paraId="4B1E19EE" w14:textId="77777777" w:rsidR="00736ECF" w:rsidRDefault="00736ECF">
            <w:pPr>
              <w:pStyle w:val="Compact"/>
              <w:jc w:val="right"/>
            </w:pPr>
            <w:r>
              <w:t>0 (0·00)</w:t>
            </w:r>
          </w:p>
        </w:tc>
      </w:tr>
      <w:tr w:rsidR="00736ECF" w14:paraId="49BEB5F2" w14:textId="77777777" w:rsidTr="006A1475">
        <w:trPr>
          <w:jc w:val="center"/>
        </w:trPr>
        <w:tc>
          <w:tcPr>
            <w:tcW w:w="0" w:type="auto"/>
          </w:tcPr>
          <w:p w14:paraId="0730AA20" w14:textId="77777777" w:rsidR="00736ECF" w:rsidRDefault="00736ECF" w:rsidP="00E73243">
            <w:pPr>
              <w:pStyle w:val="Compact"/>
              <w:ind w:left="170"/>
            </w:pPr>
            <w:r>
              <w:t>Age first received opioid substitution therapy</w:t>
            </w:r>
          </w:p>
        </w:tc>
        <w:tc>
          <w:tcPr>
            <w:tcW w:w="0" w:type="auto"/>
          </w:tcPr>
          <w:p w14:paraId="70FB46DE" w14:textId="77777777" w:rsidR="00736ECF" w:rsidRDefault="00736ECF">
            <w:pPr>
              <w:pStyle w:val="Compact"/>
              <w:jc w:val="right"/>
            </w:pPr>
            <w:r>
              <w:t>0 (0·00)</w:t>
            </w:r>
          </w:p>
        </w:tc>
        <w:tc>
          <w:tcPr>
            <w:tcW w:w="0" w:type="auto"/>
          </w:tcPr>
          <w:p w14:paraId="72DAAA28" w14:textId="77777777" w:rsidR="00736ECF" w:rsidRDefault="00736ECF">
            <w:pPr>
              <w:pStyle w:val="Compact"/>
              <w:jc w:val="right"/>
            </w:pPr>
            <w:r>
              <w:t>1 (0·63)</w:t>
            </w:r>
          </w:p>
        </w:tc>
      </w:tr>
      <w:tr w:rsidR="00736ECF" w14:paraId="72EE773F" w14:textId="77777777" w:rsidTr="006A1475">
        <w:trPr>
          <w:jc w:val="center"/>
        </w:trPr>
        <w:tc>
          <w:tcPr>
            <w:tcW w:w="0" w:type="auto"/>
          </w:tcPr>
          <w:p w14:paraId="3456D0AB" w14:textId="77777777" w:rsidR="00736ECF" w:rsidRDefault="00736ECF" w:rsidP="00E73243">
            <w:pPr>
              <w:pStyle w:val="Compact"/>
              <w:ind w:left="170"/>
            </w:pPr>
            <w:r>
              <w:t>Current episode &gt; 28 days</w:t>
            </w:r>
          </w:p>
        </w:tc>
        <w:tc>
          <w:tcPr>
            <w:tcW w:w="0" w:type="auto"/>
          </w:tcPr>
          <w:p w14:paraId="018FFC1A" w14:textId="77777777" w:rsidR="00736ECF" w:rsidRDefault="00736ECF">
            <w:pPr>
              <w:pStyle w:val="Compact"/>
              <w:jc w:val="right"/>
            </w:pPr>
            <w:r>
              <w:t>0 (0·00)</w:t>
            </w:r>
          </w:p>
        </w:tc>
        <w:tc>
          <w:tcPr>
            <w:tcW w:w="0" w:type="auto"/>
          </w:tcPr>
          <w:p w14:paraId="0BC72BF8" w14:textId="77777777" w:rsidR="00736ECF" w:rsidRDefault="00736ECF">
            <w:pPr>
              <w:pStyle w:val="Compact"/>
              <w:jc w:val="right"/>
            </w:pPr>
            <w:r>
              <w:t>0 (0·00)</w:t>
            </w:r>
          </w:p>
        </w:tc>
      </w:tr>
      <w:tr w:rsidR="00736ECF" w14:paraId="7D76BAA7" w14:textId="77777777" w:rsidTr="006A1475">
        <w:trPr>
          <w:jc w:val="center"/>
        </w:trPr>
        <w:tc>
          <w:tcPr>
            <w:tcW w:w="0" w:type="auto"/>
          </w:tcPr>
          <w:p w14:paraId="4161B365" w14:textId="77777777" w:rsidR="00736ECF" w:rsidRDefault="00736ECF" w:rsidP="00E73243">
            <w:pPr>
              <w:pStyle w:val="Compact"/>
              <w:ind w:left="170"/>
            </w:pPr>
            <w:r>
              <w:t>Injecting status</w:t>
            </w:r>
          </w:p>
        </w:tc>
        <w:tc>
          <w:tcPr>
            <w:tcW w:w="0" w:type="auto"/>
          </w:tcPr>
          <w:p w14:paraId="5C2C0387" w14:textId="77777777" w:rsidR="00736ECF" w:rsidRDefault="00736ECF">
            <w:pPr>
              <w:pStyle w:val="Compact"/>
              <w:jc w:val="right"/>
            </w:pPr>
            <w:r>
              <w:t>0 (0·00)</w:t>
            </w:r>
          </w:p>
        </w:tc>
        <w:tc>
          <w:tcPr>
            <w:tcW w:w="0" w:type="auto"/>
          </w:tcPr>
          <w:p w14:paraId="1F904A15" w14:textId="77777777" w:rsidR="00736ECF" w:rsidRDefault="00736ECF">
            <w:pPr>
              <w:pStyle w:val="Compact"/>
              <w:jc w:val="right"/>
            </w:pPr>
            <w:r>
              <w:t>0 (0·00)</w:t>
            </w:r>
          </w:p>
        </w:tc>
      </w:tr>
      <w:tr w:rsidR="00736ECF" w14:paraId="24A5E087" w14:textId="77777777" w:rsidTr="006A1475">
        <w:trPr>
          <w:jc w:val="center"/>
        </w:trPr>
        <w:tc>
          <w:tcPr>
            <w:tcW w:w="0" w:type="auto"/>
          </w:tcPr>
          <w:p w14:paraId="4EE38D41" w14:textId="77777777" w:rsidR="00736ECF" w:rsidRDefault="00736ECF" w:rsidP="00E73243">
            <w:pPr>
              <w:pStyle w:val="Compact"/>
              <w:ind w:left="170"/>
            </w:pPr>
            <w:r>
              <w:t>Oral buprenorphine/methadone preference</w:t>
            </w:r>
          </w:p>
        </w:tc>
        <w:tc>
          <w:tcPr>
            <w:tcW w:w="0" w:type="auto"/>
          </w:tcPr>
          <w:p w14:paraId="0AAEE8BC" w14:textId="77777777" w:rsidR="00736ECF" w:rsidRDefault="00736ECF">
            <w:pPr>
              <w:pStyle w:val="Compact"/>
              <w:jc w:val="right"/>
            </w:pPr>
            <w:r>
              <w:t>1 (0·64)</w:t>
            </w:r>
          </w:p>
        </w:tc>
        <w:tc>
          <w:tcPr>
            <w:tcW w:w="0" w:type="auto"/>
          </w:tcPr>
          <w:p w14:paraId="732319E8" w14:textId="77777777" w:rsidR="00736ECF" w:rsidRDefault="00736ECF">
            <w:pPr>
              <w:pStyle w:val="Compact"/>
              <w:jc w:val="right"/>
            </w:pPr>
            <w:r>
              <w:t>0 (0·00)</w:t>
            </w:r>
          </w:p>
        </w:tc>
      </w:tr>
      <w:tr w:rsidR="00736ECF" w14:paraId="461725D2" w14:textId="77777777" w:rsidTr="006A1475">
        <w:trPr>
          <w:jc w:val="center"/>
        </w:trPr>
        <w:tc>
          <w:tcPr>
            <w:tcW w:w="0" w:type="auto"/>
          </w:tcPr>
          <w:p w14:paraId="0AA36FA4" w14:textId="77777777" w:rsidR="00736ECF" w:rsidRDefault="00736ECF" w:rsidP="00E73243">
            <w:pPr>
              <w:pStyle w:val="Compact"/>
              <w:ind w:left="170"/>
            </w:pPr>
            <w:r>
              <w:t>Using heroin at</w:t>
            </w:r>
          </w:p>
        </w:tc>
        <w:tc>
          <w:tcPr>
            <w:tcW w:w="0" w:type="auto"/>
          </w:tcPr>
          <w:p w14:paraId="3AFE9CD4" w14:textId="77777777" w:rsidR="00736ECF" w:rsidRDefault="00736ECF">
            <w:pPr>
              <w:pStyle w:val="Compact"/>
              <w:jc w:val="right"/>
            </w:pPr>
            <w:r>
              <w:t>1 (0·64)</w:t>
            </w:r>
          </w:p>
        </w:tc>
        <w:tc>
          <w:tcPr>
            <w:tcW w:w="0" w:type="auto"/>
          </w:tcPr>
          <w:p w14:paraId="54D337F9" w14:textId="77777777" w:rsidR="00736ECF" w:rsidRDefault="00736ECF">
            <w:pPr>
              <w:pStyle w:val="Compact"/>
              <w:jc w:val="right"/>
            </w:pPr>
            <w:r>
              <w:t>1 (0·63)</w:t>
            </w:r>
          </w:p>
        </w:tc>
      </w:tr>
      <w:tr w:rsidR="00736ECF" w14:paraId="472144CB" w14:textId="77777777" w:rsidTr="006A1475">
        <w:trPr>
          <w:jc w:val="center"/>
        </w:trPr>
        <w:tc>
          <w:tcPr>
            <w:tcW w:w="0" w:type="auto"/>
          </w:tcPr>
          <w:p w14:paraId="0112C561" w14:textId="77777777" w:rsidR="00736ECF" w:rsidRDefault="00736ECF" w:rsidP="00E73243">
            <w:pPr>
              <w:pStyle w:val="Compact"/>
              <w:ind w:left="170"/>
            </w:pPr>
            <w:r>
              <w:t>Using cocaine at</w:t>
            </w:r>
          </w:p>
        </w:tc>
        <w:tc>
          <w:tcPr>
            <w:tcW w:w="0" w:type="auto"/>
          </w:tcPr>
          <w:p w14:paraId="482AD6C8" w14:textId="77777777" w:rsidR="00736ECF" w:rsidRDefault="00736ECF">
            <w:pPr>
              <w:pStyle w:val="Compact"/>
              <w:jc w:val="right"/>
            </w:pPr>
            <w:r>
              <w:t>1 (0·64)</w:t>
            </w:r>
          </w:p>
        </w:tc>
        <w:tc>
          <w:tcPr>
            <w:tcW w:w="0" w:type="auto"/>
          </w:tcPr>
          <w:p w14:paraId="2E7E8782" w14:textId="77777777" w:rsidR="00736ECF" w:rsidRDefault="00736ECF">
            <w:pPr>
              <w:pStyle w:val="Compact"/>
              <w:jc w:val="right"/>
            </w:pPr>
            <w:r>
              <w:t>1 (0·63)</w:t>
            </w:r>
          </w:p>
        </w:tc>
      </w:tr>
      <w:tr w:rsidR="00736ECF" w14:paraId="56285943" w14:textId="77777777" w:rsidTr="006A1475">
        <w:trPr>
          <w:jc w:val="center"/>
        </w:trPr>
        <w:tc>
          <w:tcPr>
            <w:tcW w:w="0" w:type="auto"/>
          </w:tcPr>
          <w:p w14:paraId="6258ECEC" w14:textId="77777777" w:rsidR="00736ECF" w:rsidRDefault="00736ECF" w:rsidP="00E73243">
            <w:pPr>
              <w:pStyle w:val="Compact"/>
              <w:ind w:left="170"/>
            </w:pPr>
            <w:r>
              <w:t>Using benzodiazepines at</w:t>
            </w:r>
          </w:p>
        </w:tc>
        <w:tc>
          <w:tcPr>
            <w:tcW w:w="0" w:type="auto"/>
          </w:tcPr>
          <w:p w14:paraId="0885F706" w14:textId="77777777" w:rsidR="00736ECF" w:rsidRDefault="00736ECF">
            <w:pPr>
              <w:pStyle w:val="Compact"/>
              <w:jc w:val="right"/>
            </w:pPr>
            <w:r>
              <w:t>1 (0·64)</w:t>
            </w:r>
          </w:p>
        </w:tc>
        <w:tc>
          <w:tcPr>
            <w:tcW w:w="0" w:type="auto"/>
          </w:tcPr>
          <w:p w14:paraId="16625A21" w14:textId="77777777" w:rsidR="00736ECF" w:rsidRDefault="00736ECF">
            <w:pPr>
              <w:pStyle w:val="Compact"/>
              <w:jc w:val="right"/>
            </w:pPr>
            <w:r>
              <w:t>1 (0·63)</w:t>
            </w:r>
          </w:p>
        </w:tc>
      </w:tr>
      <w:tr w:rsidR="00736ECF" w14:paraId="23E8C8B5" w14:textId="77777777" w:rsidTr="006A1475">
        <w:trPr>
          <w:jc w:val="center"/>
        </w:trPr>
        <w:tc>
          <w:tcPr>
            <w:tcW w:w="0" w:type="auto"/>
          </w:tcPr>
          <w:p w14:paraId="64F53ECC" w14:textId="77777777" w:rsidR="00736ECF" w:rsidRDefault="00736ECF" w:rsidP="00E73243">
            <w:pPr>
              <w:pStyle w:val="Compact"/>
              <w:ind w:left="170"/>
            </w:pPr>
            <w:r>
              <w:t>Severity rating on CGI at</w:t>
            </w:r>
          </w:p>
        </w:tc>
        <w:tc>
          <w:tcPr>
            <w:tcW w:w="0" w:type="auto"/>
          </w:tcPr>
          <w:p w14:paraId="2F7701AF" w14:textId="77777777" w:rsidR="00736ECF" w:rsidRDefault="00736ECF">
            <w:pPr>
              <w:pStyle w:val="Compact"/>
              <w:jc w:val="right"/>
            </w:pPr>
            <w:r>
              <w:t>0 (0·00)</w:t>
            </w:r>
          </w:p>
        </w:tc>
        <w:tc>
          <w:tcPr>
            <w:tcW w:w="0" w:type="auto"/>
          </w:tcPr>
          <w:p w14:paraId="03886DCB" w14:textId="77777777" w:rsidR="00736ECF" w:rsidRDefault="00736ECF">
            <w:pPr>
              <w:pStyle w:val="Compact"/>
              <w:jc w:val="right"/>
            </w:pPr>
            <w:r>
              <w:t>0 (0·00)</w:t>
            </w:r>
          </w:p>
        </w:tc>
      </w:tr>
      <w:tr w:rsidR="00736ECF" w14:paraId="414AB96A" w14:textId="77777777" w:rsidTr="006A1475">
        <w:trPr>
          <w:jc w:val="center"/>
        </w:trPr>
        <w:tc>
          <w:tcPr>
            <w:tcW w:w="0" w:type="auto"/>
          </w:tcPr>
          <w:p w14:paraId="346897EE" w14:textId="77777777" w:rsidR="00736ECF" w:rsidRDefault="00736ECF" w:rsidP="00E73243">
            <w:pPr>
              <w:pStyle w:val="Compact"/>
              <w:ind w:left="170"/>
            </w:pPr>
            <w:r>
              <w:t>Accommodation</w:t>
            </w:r>
          </w:p>
        </w:tc>
        <w:tc>
          <w:tcPr>
            <w:tcW w:w="0" w:type="auto"/>
          </w:tcPr>
          <w:p w14:paraId="2B994693" w14:textId="77777777" w:rsidR="00736ECF" w:rsidRDefault="00736ECF">
            <w:pPr>
              <w:pStyle w:val="Compact"/>
              <w:jc w:val="right"/>
            </w:pPr>
            <w:r>
              <w:t>0 (0·00)</w:t>
            </w:r>
          </w:p>
        </w:tc>
        <w:tc>
          <w:tcPr>
            <w:tcW w:w="0" w:type="auto"/>
          </w:tcPr>
          <w:p w14:paraId="32354953" w14:textId="77777777" w:rsidR="00736ECF" w:rsidRDefault="00736ECF">
            <w:pPr>
              <w:pStyle w:val="Compact"/>
              <w:jc w:val="right"/>
            </w:pPr>
            <w:r>
              <w:t>1 (0·63)</w:t>
            </w:r>
          </w:p>
        </w:tc>
      </w:tr>
      <w:tr w:rsidR="00736ECF" w14:paraId="417D33CB" w14:textId="77777777" w:rsidTr="006A1475">
        <w:trPr>
          <w:jc w:val="center"/>
        </w:trPr>
        <w:tc>
          <w:tcPr>
            <w:tcW w:w="0" w:type="auto"/>
          </w:tcPr>
          <w:p w14:paraId="6AB7DD30" w14:textId="77777777" w:rsidR="00736ECF" w:rsidRDefault="00736ECF" w:rsidP="00E73243">
            <w:pPr>
              <w:pStyle w:val="Compact"/>
              <w:ind w:left="170"/>
            </w:pPr>
            <w:r>
              <w:t>Productivity loss</w:t>
            </w:r>
          </w:p>
        </w:tc>
        <w:tc>
          <w:tcPr>
            <w:tcW w:w="0" w:type="auto"/>
          </w:tcPr>
          <w:p w14:paraId="2AAD77CB" w14:textId="77777777" w:rsidR="00736ECF" w:rsidRDefault="00736ECF">
            <w:pPr>
              <w:pStyle w:val="Compact"/>
              <w:jc w:val="right"/>
            </w:pPr>
            <w:r>
              <w:t>1 (0·64)</w:t>
            </w:r>
          </w:p>
        </w:tc>
        <w:tc>
          <w:tcPr>
            <w:tcW w:w="0" w:type="auto"/>
          </w:tcPr>
          <w:p w14:paraId="5BD97C2A" w14:textId="77777777" w:rsidR="00736ECF" w:rsidRDefault="00736ECF">
            <w:pPr>
              <w:pStyle w:val="Compact"/>
              <w:jc w:val="right"/>
            </w:pPr>
            <w:r>
              <w:t>1 (0·63)</w:t>
            </w:r>
          </w:p>
        </w:tc>
      </w:tr>
      <w:tr w:rsidR="00736ECF" w14:paraId="6C8B9C43" w14:textId="77777777" w:rsidTr="006A1475">
        <w:trPr>
          <w:jc w:val="center"/>
        </w:trPr>
        <w:tc>
          <w:tcPr>
            <w:tcW w:w="0" w:type="auto"/>
          </w:tcPr>
          <w:p w14:paraId="7B38D918" w14:textId="77777777" w:rsidR="00736ECF" w:rsidRDefault="00736ECF" w:rsidP="00E73243">
            <w:pPr>
              <w:pStyle w:val="Compact"/>
              <w:ind w:left="170"/>
            </w:pPr>
            <w:r>
              <w:t>Accident and emergency</w:t>
            </w:r>
          </w:p>
        </w:tc>
        <w:tc>
          <w:tcPr>
            <w:tcW w:w="0" w:type="auto"/>
          </w:tcPr>
          <w:p w14:paraId="4EED7291" w14:textId="77777777" w:rsidR="00736ECF" w:rsidRDefault="00736ECF">
            <w:pPr>
              <w:pStyle w:val="Compact"/>
              <w:jc w:val="right"/>
            </w:pPr>
            <w:r>
              <w:t>0 (0·00)</w:t>
            </w:r>
          </w:p>
        </w:tc>
        <w:tc>
          <w:tcPr>
            <w:tcW w:w="0" w:type="auto"/>
          </w:tcPr>
          <w:p w14:paraId="06510077" w14:textId="77777777" w:rsidR="00736ECF" w:rsidRDefault="00736ECF">
            <w:pPr>
              <w:pStyle w:val="Compact"/>
              <w:jc w:val="right"/>
            </w:pPr>
            <w:r>
              <w:t>1 (0·63)</w:t>
            </w:r>
          </w:p>
        </w:tc>
      </w:tr>
      <w:tr w:rsidR="00736ECF" w14:paraId="7BA1BAAA" w14:textId="77777777" w:rsidTr="006A1475">
        <w:trPr>
          <w:jc w:val="center"/>
        </w:trPr>
        <w:tc>
          <w:tcPr>
            <w:tcW w:w="0" w:type="auto"/>
          </w:tcPr>
          <w:p w14:paraId="42F697AC" w14:textId="77777777" w:rsidR="00736ECF" w:rsidRDefault="00736ECF" w:rsidP="00E73243">
            <w:pPr>
              <w:pStyle w:val="Compact"/>
              <w:ind w:left="170"/>
            </w:pPr>
            <w:r>
              <w:t>Inpatient</w:t>
            </w:r>
          </w:p>
        </w:tc>
        <w:tc>
          <w:tcPr>
            <w:tcW w:w="0" w:type="auto"/>
          </w:tcPr>
          <w:p w14:paraId="09257987" w14:textId="77777777" w:rsidR="00736ECF" w:rsidRDefault="00736ECF">
            <w:pPr>
              <w:pStyle w:val="Compact"/>
              <w:jc w:val="right"/>
            </w:pPr>
            <w:r>
              <w:t>1 (0·64)</w:t>
            </w:r>
          </w:p>
        </w:tc>
        <w:tc>
          <w:tcPr>
            <w:tcW w:w="0" w:type="auto"/>
          </w:tcPr>
          <w:p w14:paraId="7DB3F3ED" w14:textId="77777777" w:rsidR="00736ECF" w:rsidRDefault="00736ECF">
            <w:pPr>
              <w:pStyle w:val="Compact"/>
              <w:jc w:val="right"/>
            </w:pPr>
            <w:r>
              <w:t>2 (1·27)</w:t>
            </w:r>
          </w:p>
        </w:tc>
      </w:tr>
      <w:tr w:rsidR="00736ECF" w14:paraId="226F39BD" w14:textId="77777777" w:rsidTr="006A1475">
        <w:trPr>
          <w:jc w:val="center"/>
        </w:trPr>
        <w:tc>
          <w:tcPr>
            <w:tcW w:w="0" w:type="auto"/>
          </w:tcPr>
          <w:p w14:paraId="0682F76F" w14:textId="77777777" w:rsidR="00736ECF" w:rsidRDefault="00736ECF" w:rsidP="00E73243">
            <w:pPr>
              <w:pStyle w:val="Compact"/>
              <w:ind w:left="170"/>
            </w:pPr>
            <w:r>
              <w:t>Outpatient</w:t>
            </w:r>
          </w:p>
        </w:tc>
        <w:tc>
          <w:tcPr>
            <w:tcW w:w="0" w:type="auto"/>
          </w:tcPr>
          <w:p w14:paraId="695B118C" w14:textId="77777777" w:rsidR="00736ECF" w:rsidRDefault="00736ECF">
            <w:pPr>
              <w:pStyle w:val="Compact"/>
              <w:jc w:val="right"/>
            </w:pPr>
            <w:r>
              <w:t>1 (0·64)</w:t>
            </w:r>
          </w:p>
        </w:tc>
        <w:tc>
          <w:tcPr>
            <w:tcW w:w="0" w:type="auto"/>
          </w:tcPr>
          <w:p w14:paraId="65BD18D9" w14:textId="77777777" w:rsidR="00736ECF" w:rsidRDefault="00736ECF">
            <w:pPr>
              <w:pStyle w:val="Compact"/>
              <w:jc w:val="right"/>
            </w:pPr>
            <w:r>
              <w:t>1 (0·63)</w:t>
            </w:r>
          </w:p>
        </w:tc>
      </w:tr>
      <w:tr w:rsidR="00736ECF" w14:paraId="58AEBDCF" w14:textId="77777777" w:rsidTr="006A1475">
        <w:trPr>
          <w:jc w:val="center"/>
        </w:trPr>
        <w:tc>
          <w:tcPr>
            <w:tcW w:w="0" w:type="auto"/>
          </w:tcPr>
          <w:p w14:paraId="2006D9A2" w14:textId="77777777" w:rsidR="00736ECF" w:rsidRDefault="00736ECF" w:rsidP="00E73243">
            <w:pPr>
              <w:pStyle w:val="Compact"/>
              <w:ind w:left="170"/>
            </w:pPr>
            <w:r>
              <w:t>Community care (NHS + PSS)</w:t>
            </w:r>
          </w:p>
        </w:tc>
        <w:tc>
          <w:tcPr>
            <w:tcW w:w="0" w:type="auto"/>
          </w:tcPr>
          <w:p w14:paraId="41D7EAC0" w14:textId="77777777" w:rsidR="00736ECF" w:rsidRDefault="00736ECF">
            <w:pPr>
              <w:pStyle w:val="Compact"/>
              <w:jc w:val="right"/>
            </w:pPr>
            <w:r>
              <w:t>1 (0·64)</w:t>
            </w:r>
          </w:p>
        </w:tc>
        <w:tc>
          <w:tcPr>
            <w:tcW w:w="0" w:type="auto"/>
          </w:tcPr>
          <w:p w14:paraId="1355ABDB" w14:textId="77777777" w:rsidR="00736ECF" w:rsidRDefault="00736ECF">
            <w:pPr>
              <w:pStyle w:val="Compact"/>
              <w:jc w:val="right"/>
            </w:pPr>
            <w:r>
              <w:t>1 (0·63)</w:t>
            </w:r>
          </w:p>
        </w:tc>
      </w:tr>
      <w:tr w:rsidR="00736ECF" w14:paraId="10A93FFC" w14:textId="77777777" w:rsidTr="006A1475">
        <w:trPr>
          <w:jc w:val="center"/>
        </w:trPr>
        <w:tc>
          <w:tcPr>
            <w:tcW w:w="0" w:type="auto"/>
          </w:tcPr>
          <w:p w14:paraId="42B49274" w14:textId="77777777" w:rsidR="00736ECF" w:rsidRDefault="00736ECF" w:rsidP="00E73243">
            <w:pPr>
              <w:pStyle w:val="Compact"/>
              <w:ind w:left="170"/>
            </w:pPr>
            <w:r>
              <w:t>Custody</w:t>
            </w:r>
          </w:p>
        </w:tc>
        <w:tc>
          <w:tcPr>
            <w:tcW w:w="0" w:type="auto"/>
          </w:tcPr>
          <w:p w14:paraId="24634755" w14:textId="77777777" w:rsidR="00736ECF" w:rsidRDefault="00736ECF">
            <w:pPr>
              <w:pStyle w:val="Compact"/>
              <w:jc w:val="right"/>
            </w:pPr>
            <w:r>
              <w:t>2 (1·28)</w:t>
            </w:r>
          </w:p>
        </w:tc>
        <w:tc>
          <w:tcPr>
            <w:tcW w:w="0" w:type="auto"/>
          </w:tcPr>
          <w:p w14:paraId="0FB43D88" w14:textId="77777777" w:rsidR="00736ECF" w:rsidRDefault="00736ECF">
            <w:pPr>
              <w:pStyle w:val="Compact"/>
              <w:jc w:val="right"/>
            </w:pPr>
            <w:r>
              <w:t>1 (0·63)</w:t>
            </w:r>
          </w:p>
        </w:tc>
      </w:tr>
      <w:tr w:rsidR="00736ECF" w14:paraId="693D508A" w14:textId="77777777" w:rsidTr="006A1475">
        <w:trPr>
          <w:jc w:val="center"/>
        </w:trPr>
        <w:tc>
          <w:tcPr>
            <w:tcW w:w="0" w:type="auto"/>
          </w:tcPr>
          <w:p w14:paraId="48085527" w14:textId="77777777" w:rsidR="00736ECF" w:rsidRDefault="00736ECF" w:rsidP="00E73243">
            <w:pPr>
              <w:pStyle w:val="Compact"/>
              <w:ind w:left="170"/>
            </w:pPr>
            <w:r>
              <w:t>CJ professional</w:t>
            </w:r>
          </w:p>
        </w:tc>
        <w:tc>
          <w:tcPr>
            <w:tcW w:w="0" w:type="auto"/>
          </w:tcPr>
          <w:p w14:paraId="02B79243" w14:textId="77777777" w:rsidR="00736ECF" w:rsidRDefault="00736ECF">
            <w:pPr>
              <w:pStyle w:val="Compact"/>
              <w:jc w:val="right"/>
            </w:pPr>
            <w:r>
              <w:t>1 (0·64)</w:t>
            </w:r>
          </w:p>
        </w:tc>
        <w:tc>
          <w:tcPr>
            <w:tcW w:w="0" w:type="auto"/>
          </w:tcPr>
          <w:p w14:paraId="5772C6B1" w14:textId="77777777" w:rsidR="00736ECF" w:rsidRDefault="00736ECF">
            <w:pPr>
              <w:pStyle w:val="Compact"/>
              <w:jc w:val="right"/>
            </w:pPr>
            <w:r>
              <w:t>1 (0·63)</w:t>
            </w:r>
          </w:p>
        </w:tc>
      </w:tr>
      <w:tr w:rsidR="00736ECF" w14:paraId="34F0B026" w14:textId="77777777" w:rsidTr="006A1475">
        <w:trPr>
          <w:jc w:val="center"/>
        </w:trPr>
        <w:tc>
          <w:tcPr>
            <w:tcW w:w="0" w:type="auto"/>
          </w:tcPr>
          <w:p w14:paraId="70479F9D" w14:textId="77777777" w:rsidR="00736ECF" w:rsidRDefault="00736ECF" w:rsidP="00E73243">
            <w:pPr>
              <w:pStyle w:val="Compact"/>
              <w:ind w:left="170"/>
            </w:pPr>
            <w:r>
              <w:t>Victim of crime</w:t>
            </w:r>
          </w:p>
        </w:tc>
        <w:tc>
          <w:tcPr>
            <w:tcW w:w="0" w:type="auto"/>
          </w:tcPr>
          <w:p w14:paraId="06C32FF1" w14:textId="77777777" w:rsidR="00736ECF" w:rsidRDefault="00736ECF">
            <w:pPr>
              <w:pStyle w:val="Compact"/>
              <w:jc w:val="right"/>
            </w:pPr>
            <w:r>
              <w:t>2 (1·28)</w:t>
            </w:r>
          </w:p>
        </w:tc>
        <w:tc>
          <w:tcPr>
            <w:tcW w:w="0" w:type="auto"/>
          </w:tcPr>
          <w:p w14:paraId="0912E53B" w14:textId="77777777" w:rsidR="00736ECF" w:rsidRDefault="00736ECF">
            <w:pPr>
              <w:pStyle w:val="Compact"/>
              <w:jc w:val="right"/>
            </w:pPr>
            <w:r>
              <w:t>1 (0·63)</w:t>
            </w:r>
          </w:p>
        </w:tc>
      </w:tr>
      <w:tr w:rsidR="00736ECF" w14:paraId="6D7461FC" w14:textId="77777777" w:rsidTr="006A1475">
        <w:trPr>
          <w:jc w:val="center"/>
        </w:trPr>
        <w:tc>
          <w:tcPr>
            <w:tcW w:w="0" w:type="auto"/>
          </w:tcPr>
          <w:p w14:paraId="10A25FA0" w14:textId="77777777" w:rsidR="00736ECF" w:rsidRDefault="00736ECF" w:rsidP="00E73243">
            <w:pPr>
              <w:pStyle w:val="Compact"/>
              <w:ind w:left="170"/>
            </w:pPr>
            <w:r>
              <w:t>Crime committed</w:t>
            </w:r>
          </w:p>
        </w:tc>
        <w:tc>
          <w:tcPr>
            <w:tcW w:w="0" w:type="auto"/>
          </w:tcPr>
          <w:p w14:paraId="403B2AFB" w14:textId="77777777" w:rsidR="00736ECF" w:rsidRDefault="00736ECF">
            <w:pPr>
              <w:pStyle w:val="Compact"/>
              <w:jc w:val="right"/>
            </w:pPr>
            <w:r>
              <w:t>2 (1·28)</w:t>
            </w:r>
          </w:p>
        </w:tc>
        <w:tc>
          <w:tcPr>
            <w:tcW w:w="0" w:type="auto"/>
          </w:tcPr>
          <w:p w14:paraId="38ECBF51" w14:textId="77777777" w:rsidR="00736ECF" w:rsidRDefault="00736ECF">
            <w:pPr>
              <w:pStyle w:val="Compact"/>
              <w:jc w:val="right"/>
            </w:pPr>
            <w:r>
              <w:t>1 (0·63)</w:t>
            </w:r>
          </w:p>
        </w:tc>
      </w:tr>
      <w:tr w:rsidR="00736ECF" w14:paraId="604C0597" w14:textId="77777777" w:rsidTr="006A1475">
        <w:trPr>
          <w:jc w:val="center"/>
        </w:trPr>
        <w:tc>
          <w:tcPr>
            <w:tcW w:w="0" w:type="auto"/>
          </w:tcPr>
          <w:p w14:paraId="24DFFF67" w14:textId="77777777" w:rsidR="00736ECF" w:rsidRDefault="00736ECF" w:rsidP="00E73243">
            <w:pPr>
              <w:pStyle w:val="Compact"/>
              <w:ind w:left="170"/>
            </w:pPr>
            <w:r>
              <w:t>Concomitant medication costs</w:t>
            </w:r>
          </w:p>
        </w:tc>
        <w:tc>
          <w:tcPr>
            <w:tcW w:w="0" w:type="auto"/>
          </w:tcPr>
          <w:p w14:paraId="4055D9D3" w14:textId="77777777" w:rsidR="00736ECF" w:rsidRDefault="00736ECF">
            <w:pPr>
              <w:pStyle w:val="Compact"/>
              <w:jc w:val="right"/>
            </w:pPr>
            <w:r>
              <w:t>0 (0·00)</w:t>
            </w:r>
          </w:p>
        </w:tc>
        <w:tc>
          <w:tcPr>
            <w:tcW w:w="0" w:type="auto"/>
          </w:tcPr>
          <w:p w14:paraId="38925177" w14:textId="77777777" w:rsidR="00736ECF" w:rsidRDefault="00736ECF">
            <w:pPr>
              <w:pStyle w:val="Compact"/>
              <w:jc w:val="right"/>
            </w:pPr>
            <w:r>
              <w:t>0 (0·00)</w:t>
            </w:r>
          </w:p>
        </w:tc>
      </w:tr>
      <w:tr w:rsidR="00736ECF" w14:paraId="548614B2" w14:textId="77777777" w:rsidTr="006A1475">
        <w:trPr>
          <w:jc w:val="center"/>
        </w:trPr>
        <w:tc>
          <w:tcPr>
            <w:tcW w:w="0" w:type="auto"/>
          </w:tcPr>
          <w:p w14:paraId="5F7F5702" w14:textId="77777777" w:rsidR="00736ECF" w:rsidRDefault="00736ECF" w:rsidP="00E73243">
            <w:pPr>
              <w:pStyle w:val="Compact"/>
              <w:ind w:left="170"/>
            </w:pPr>
            <w:r>
              <w:t>EQ-5D</w:t>
            </w:r>
          </w:p>
        </w:tc>
        <w:tc>
          <w:tcPr>
            <w:tcW w:w="0" w:type="auto"/>
          </w:tcPr>
          <w:p w14:paraId="3339C9CF" w14:textId="77777777" w:rsidR="00736ECF" w:rsidRDefault="00736ECF">
            <w:pPr>
              <w:pStyle w:val="Compact"/>
              <w:jc w:val="right"/>
            </w:pPr>
            <w:r>
              <w:t>1 (0·64)</w:t>
            </w:r>
          </w:p>
        </w:tc>
        <w:tc>
          <w:tcPr>
            <w:tcW w:w="0" w:type="auto"/>
          </w:tcPr>
          <w:p w14:paraId="4AFFDB1F" w14:textId="77777777" w:rsidR="00736ECF" w:rsidRDefault="00736ECF">
            <w:pPr>
              <w:pStyle w:val="Compact"/>
              <w:jc w:val="right"/>
            </w:pPr>
            <w:r>
              <w:t>1 (0·63)</w:t>
            </w:r>
          </w:p>
        </w:tc>
      </w:tr>
      <w:tr w:rsidR="00736ECF" w14:paraId="1B1937AB" w14:textId="77777777" w:rsidTr="006A1475">
        <w:trPr>
          <w:jc w:val="center"/>
        </w:trPr>
        <w:tc>
          <w:tcPr>
            <w:tcW w:w="0" w:type="auto"/>
            <w:gridSpan w:val="3"/>
          </w:tcPr>
          <w:p w14:paraId="36D4C1BD" w14:textId="77777777" w:rsidR="00736ECF" w:rsidRDefault="00736ECF">
            <w:pPr>
              <w:pStyle w:val="Compact"/>
            </w:pPr>
            <w:r>
              <w:rPr>
                <w:b/>
                <w:bCs/>
              </w:rPr>
              <w:t>Week 4</w:t>
            </w:r>
          </w:p>
        </w:tc>
      </w:tr>
      <w:tr w:rsidR="00736ECF" w14:paraId="33039661" w14:textId="77777777" w:rsidTr="006A1475">
        <w:trPr>
          <w:jc w:val="center"/>
        </w:trPr>
        <w:tc>
          <w:tcPr>
            <w:tcW w:w="0" w:type="auto"/>
          </w:tcPr>
          <w:p w14:paraId="317963F4" w14:textId="77777777" w:rsidR="00736ECF" w:rsidRDefault="00736ECF" w:rsidP="00E73243">
            <w:pPr>
              <w:pStyle w:val="Compact"/>
              <w:ind w:left="170"/>
            </w:pPr>
            <w:r>
              <w:t>Keyworker</w:t>
            </w:r>
          </w:p>
        </w:tc>
        <w:tc>
          <w:tcPr>
            <w:tcW w:w="0" w:type="auto"/>
          </w:tcPr>
          <w:p w14:paraId="18FC5066" w14:textId="77777777" w:rsidR="00736ECF" w:rsidRDefault="00736ECF">
            <w:pPr>
              <w:pStyle w:val="Compact"/>
              <w:jc w:val="right"/>
            </w:pPr>
            <w:r>
              <w:t>53 (33·97)</w:t>
            </w:r>
          </w:p>
        </w:tc>
        <w:tc>
          <w:tcPr>
            <w:tcW w:w="0" w:type="auto"/>
          </w:tcPr>
          <w:p w14:paraId="22A51AD8" w14:textId="77777777" w:rsidR="00736ECF" w:rsidRDefault="00736ECF">
            <w:pPr>
              <w:pStyle w:val="Compact"/>
              <w:jc w:val="right"/>
            </w:pPr>
            <w:r>
              <w:t>15 (9·49)</w:t>
            </w:r>
          </w:p>
        </w:tc>
      </w:tr>
      <w:tr w:rsidR="00736ECF" w14:paraId="1F3890FD" w14:textId="77777777" w:rsidTr="006A1475">
        <w:trPr>
          <w:jc w:val="center"/>
        </w:trPr>
        <w:tc>
          <w:tcPr>
            <w:tcW w:w="0" w:type="auto"/>
            <w:gridSpan w:val="3"/>
          </w:tcPr>
          <w:p w14:paraId="2BACCCC6" w14:textId="77777777" w:rsidR="00736ECF" w:rsidRDefault="00736ECF">
            <w:pPr>
              <w:pStyle w:val="Compact"/>
            </w:pPr>
            <w:r>
              <w:rPr>
                <w:b/>
                <w:bCs/>
              </w:rPr>
              <w:t>Week 12</w:t>
            </w:r>
          </w:p>
        </w:tc>
      </w:tr>
      <w:tr w:rsidR="00736ECF" w14:paraId="2D0A30E0" w14:textId="77777777" w:rsidTr="006A1475">
        <w:trPr>
          <w:jc w:val="center"/>
        </w:trPr>
        <w:tc>
          <w:tcPr>
            <w:tcW w:w="0" w:type="auto"/>
          </w:tcPr>
          <w:p w14:paraId="581EF135" w14:textId="77777777" w:rsidR="00736ECF" w:rsidRDefault="00736ECF" w:rsidP="00F31691">
            <w:pPr>
              <w:pStyle w:val="Compact"/>
              <w:ind w:left="170"/>
            </w:pPr>
            <w:r>
              <w:t>Accommodation</w:t>
            </w:r>
          </w:p>
        </w:tc>
        <w:tc>
          <w:tcPr>
            <w:tcW w:w="0" w:type="auto"/>
          </w:tcPr>
          <w:p w14:paraId="36185A0B" w14:textId="77777777" w:rsidR="00736ECF" w:rsidRDefault="00736ECF">
            <w:pPr>
              <w:pStyle w:val="Compact"/>
              <w:jc w:val="right"/>
            </w:pPr>
            <w:r>
              <w:t>66 (42·31)</w:t>
            </w:r>
          </w:p>
        </w:tc>
        <w:tc>
          <w:tcPr>
            <w:tcW w:w="0" w:type="auto"/>
          </w:tcPr>
          <w:p w14:paraId="5F431F07" w14:textId="77777777" w:rsidR="00736ECF" w:rsidRDefault="00736ECF">
            <w:pPr>
              <w:pStyle w:val="Compact"/>
              <w:jc w:val="right"/>
            </w:pPr>
            <w:r>
              <w:t>29 (18·35)</w:t>
            </w:r>
          </w:p>
        </w:tc>
      </w:tr>
      <w:tr w:rsidR="00736ECF" w14:paraId="205D867A" w14:textId="77777777" w:rsidTr="006A1475">
        <w:trPr>
          <w:jc w:val="center"/>
        </w:trPr>
        <w:tc>
          <w:tcPr>
            <w:tcW w:w="0" w:type="auto"/>
          </w:tcPr>
          <w:p w14:paraId="7B01D956" w14:textId="77777777" w:rsidR="00736ECF" w:rsidRDefault="00736ECF" w:rsidP="00F31691">
            <w:pPr>
              <w:pStyle w:val="Compact"/>
              <w:ind w:left="170"/>
            </w:pPr>
            <w:r>
              <w:t>Productivity loss</w:t>
            </w:r>
          </w:p>
        </w:tc>
        <w:tc>
          <w:tcPr>
            <w:tcW w:w="0" w:type="auto"/>
          </w:tcPr>
          <w:p w14:paraId="10FBC1E3" w14:textId="77777777" w:rsidR="00736ECF" w:rsidRDefault="00736ECF">
            <w:pPr>
              <w:pStyle w:val="Compact"/>
              <w:jc w:val="right"/>
            </w:pPr>
            <w:r>
              <w:t>14 (8·97)</w:t>
            </w:r>
          </w:p>
        </w:tc>
        <w:tc>
          <w:tcPr>
            <w:tcW w:w="0" w:type="auto"/>
          </w:tcPr>
          <w:p w14:paraId="2549EEDE" w14:textId="77777777" w:rsidR="00736ECF" w:rsidRDefault="00736ECF">
            <w:pPr>
              <w:pStyle w:val="Compact"/>
              <w:jc w:val="right"/>
            </w:pPr>
            <w:r>
              <w:t>15 (9·49)</w:t>
            </w:r>
          </w:p>
        </w:tc>
      </w:tr>
      <w:tr w:rsidR="00736ECF" w14:paraId="621B81BF" w14:textId="77777777" w:rsidTr="006A1475">
        <w:trPr>
          <w:jc w:val="center"/>
        </w:trPr>
        <w:tc>
          <w:tcPr>
            <w:tcW w:w="0" w:type="auto"/>
          </w:tcPr>
          <w:p w14:paraId="3EFCC944" w14:textId="77777777" w:rsidR="00736ECF" w:rsidRDefault="00736ECF" w:rsidP="00F31691">
            <w:pPr>
              <w:pStyle w:val="Compact"/>
              <w:ind w:left="170"/>
            </w:pPr>
            <w:r>
              <w:t>Accident and emergency</w:t>
            </w:r>
          </w:p>
        </w:tc>
        <w:tc>
          <w:tcPr>
            <w:tcW w:w="0" w:type="auto"/>
          </w:tcPr>
          <w:p w14:paraId="02C21278" w14:textId="77777777" w:rsidR="00736ECF" w:rsidRDefault="00736ECF">
            <w:pPr>
              <w:pStyle w:val="Compact"/>
              <w:jc w:val="right"/>
            </w:pPr>
            <w:r>
              <w:t>66 (42·31)</w:t>
            </w:r>
          </w:p>
        </w:tc>
        <w:tc>
          <w:tcPr>
            <w:tcW w:w="0" w:type="auto"/>
          </w:tcPr>
          <w:p w14:paraId="6A4B341F" w14:textId="77777777" w:rsidR="00736ECF" w:rsidRDefault="00736ECF">
            <w:pPr>
              <w:pStyle w:val="Compact"/>
              <w:jc w:val="right"/>
            </w:pPr>
            <w:r>
              <w:t>29 (18·35)</w:t>
            </w:r>
          </w:p>
        </w:tc>
      </w:tr>
      <w:tr w:rsidR="00736ECF" w14:paraId="294BF118" w14:textId="77777777" w:rsidTr="006A1475">
        <w:trPr>
          <w:jc w:val="center"/>
        </w:trPr>
        <w:tc>
          <w:tcPr>
            <w:tcW w:w="0" w:type="auto"/>
          </w:tcPr>
          <w:p w14:paraId="544D703A" w14:textId="77777777" w:rsidR="00736ECF" w:rsidRDefault="00736ECF" w:rsidP="00F31691">
            <w:pPr>
              <w:pStyle w:val="Compact"/>
              <w:ind w:left="170"/>
            </w:pPr>
            <w:r>
              <w:t>Inpatient</w:t>
            </w:r>
          </w:p>
        </w:tc>
        <w:tc>
          <w:tcPr>
            <w:tcW w:w="0" w:type="auto"/>
          </w:tcPr>
          <w:p w14:paraId="39D733DE" w14:textId="77777777" w:rsidR="00736ECF" w:rsidRDefault="00736ECF">
            <w:pPr>
              <w:pStyle w:val="Compact"/>
              <w:jc w:val="right"/>
            </w:pPr>
            <w:r>
              <w:t>66 (42·31)</w:t>
            </w:r>
          </w:p>
        </w:tc>
        <w:tc>
          <w:tcPr>
            <w:tcW w:w="0" w:type="auto"/>
          </w:tcPr>
          <w:p w14:paraId="0FED9A7A" w14:textId="77777777" w:rsidR="00736ECF" w:rsidRDefault="00736ECF">
            <w:pPr>
              <w:pStyle w:val="Compact"/>
              <w:jc w:val="right"/>
            </w:pPr>
            <w:r>
              <w:t>29 (18·35)</w:t>
            </w:r>
          </w:p>
        </w:tc>
      </w:tr>
      <w:tr w:rsidR="00736ECF" w14:paraId="47238A7B" w14:textId="77777777" w:rsidTr="006A1475">
        <w:trPr>
          <w:jc w:val="center"/>
        </w:trPr>
        <w:tc>
          <w:tcPr>
            <w:tcW w:w="0" w:type="auto"/>
          </w:tcPr>
          <w:p w14:paraId="616CF717" w14:textId="77777777" w:rsidR="00736ECF" w:rsidRDefault="00736ECF" w:rsidP="00F31691">
            <w:pPr>
              <w:pStyle w:val="Compact"/>
              <w:ind w:left="170"/>
            </w:pPr>
            <w:r>
              <w:t>Outpatient</w:t>
            </w:r>
          </w:p>
        </w:tc>
        <w:tc>
          <w:tcPr>
            <w:tcW w:w="0" w:type="auto"/>
          </w:tcPr>
          <w:p w14:paraId="2C50113D" w14:textId="77777777" w:rsidR="00736ECF" w:rsidRDefault="00736ECF">
            <w:pPr>
              <w:pStyle w:val="Compact"/>
              <w:jc w:val="right"/>
            </w:pPr>
            <w:r>
              <w:t>66 (42·31)</w:t>
            </w:r>
          </w:p>
        </w:tc>
        <w:tc>
          <w:tcPr>
            <w:tcW w:w="0" w:type="auto"/>
          </w:tcPr>
          <w:p w14:paraId="16B20982" w14:textId="77777777" w:rsidR="00736ECF" w:rsidRDefault="00736ECF">
            <w:pPr>
              <w:pStyle w:val="Compact"/>
              <w:jc w:val="right"/>
            </w:pPr>
            <w:r>
              <w:t>29 (18·35)</w:t>
            </w:r>
          </w:p>
        </w:tc>
      </w:tr>
      <w:tr w:rsidR="00736ECF" w14:paraId="0752F0D4" w14:textId="77777777" w:rsidTr="006A1475">
        <w:trPr>
          <w:jc w:val="center"/>
        </w:trPr>
        <w:tc>
          <w:tcPr>
            <w:tcW w:w="0" w:type="auto"/>
          </w:tcPr>
          <w:p w14:paraId="39846AC0" w14:textId="77777777" w:rsidR="00736ECF" w:rsidRDefault="00736ECF" w:rsidP="00F31691">
            <w:pPr>
              <w:pStyle w:val="Compact"/>
              <w:ind w:left="170"/>
            </w:pPr>
            <w:r>
              <w:t>Community care (NHS + PSS)</w:t>
            </w:r>
          </w:p>
        </w:tc>
        <w:tc>
          <w:tcPr>
            <w:tcW w:w="0" w:type="auto"/>
          </w:tcPr>
          <w:p w14:paraId="280007F7" w14:textId="77777777" w:rsidR="00736ECF" w:rsidRDefault="00736ECF">
            <w:pPr>
              <w:pStyle w:val="Compact"/>
              <w:jc w:val="right"/>
            </w:pPr>
            <w:r>
              <w:t>67 (42·95)</w:t>
            </w:r>
          </w:p>
        </w:tc>
        <w:tc>
          <w:tcPr>
            <w:tcW w:w="0" w:type="auto"/>
          </w:tcPr>
          <w:p w14:paraId="243E5BC2" w14:textId="77777777" w:rsidR="00736ECF" w:rsidRDefault="00736ECF">
            <w:pPr>
              <w:pStyle w:val="Compact"/>
              <w:jc w:val="right"/>
            </w:pPr>
            <w:r>
              <w:t>30 (18·99)</w:t>
            </w:r>
          </w:p>
        </w:tc>
      </w:tr>
      <w:tr w:rsidR="00736ECF" w14:paraId="08DB4B2C" w14:textId="77777777" w:rsidTr="006A1475">
        <w:trPr>
          <w:jc w:val="center"/>
        </w:trPr>
        <w:tc>
          <w:tcPr>
            <w:tcW w:w="0" w:type="auto"/>
          </w:tcPr>
          <w:p w14:paraId="13EDB635" w14:textId="77777777" w:rsidR="00736ECF" w:rsidRDefault="00736ECF" w:rsidP="00F31691">
            <w:pPr>
              <w:pStyle w:val="Compact"/>
              <w:ind w:left="170"/>
            </w:pPr>
            <w:r>
              <w:t>Custody</w:t>
            </w:r>
          </w:p>
        </w:tc>
        <w:tc>
          <w:tcPr>
            <w:tcW w:w="0" w:type="auto"/>
          </w:tcPr>
          <w:p w14:paraId="2173C3C8" w14:textId="77777777" w:rsidR="00736ECF" w:rsidRDefault="00736ECF">
            <w:pPr>
              <w:pStyle w:val="Compact"/>
              <w:jc w:val="right"/>
            </w:pPr>
            <w:r>
              <w:t>66 (42·31)</w:t>
            </w:r>
          </w:p>
        </w:tc>
        <w:tc>
          <w:tcPr>
            <w:tcW w:w="0" w:type="auto"/>
          </w:tcPr>
          <w:p w14:paraId="712A8FCB" w14:textId="77777777" w:rsidR="00736ECF" w:rsidRDefault="00736ECF">
            <w:pPr>
              <w:pStyle w:val="Compact"/>
              <w:jc w:val="right"/>
            </w:pPr>
            <w:r>
              <w:t>29 (18·35)</w:t>
            </w:r>
          </w:p>
        </w:tc>
      </w:tr>
      <w:tr w:rsidR="00736ECF" w14:paraId="6BEECEDF" w14:textId="77777777" w:rsidTr="006A1475">
        <w:trPr>
          <w:jc w:val="center"/>
        </w:trPr>
        <w:tc>
          <w:tcPr>
            <w:tcW w:w="0" w:type="auto"/>
          </w:tcPr>
          <w:p w14:paraId="5FDF842A" w14:textId="77777777" w:rsidR="00736ECF" w:rsidRDefault="00736ECF" w:rsidP="00F31691">
            <w:pPr>
              <w:pStyle w:val="Compact"/>
              <w:ind w:left="170"/>
            </w:pPr>
            <w:r>
              <w:t>CJ professional</w:t>
            </w:r>
          </w:p>
        </w:tc>
        <w:tc>
          <w:tcPr>
            <w:tcW w:w="0" w:type="auto"/>
          </w:tcPr>
          <w:p w14:paraId="1CDE2D68" w14:textId="77777777" w:rsidR="00736ECF" w:rsidRDefault="00736ECF">
            <w:pPr>
              <w:pStyle w:val="Compact"/>
              <w:jc w:val="right"/>
            </w:pPr>
            <w:r>
              <w:t>66 (42·31)</w:t>
            </w:r>
          </w:p>
        </w:tc>
        <w:tc>
          <w:tcPr>
            <w:tcW w:w="0" w:type="auto"/>
          </w:tcPr>
          <w:p w14:paraId="1280A2B6" w14:textId="77777777" w:rsidR="00736ECF" w:rsidRDefault="00736ECF">
            <w:pPr>
              <w:pStyle w:val="Compact"/>
              <w:jc w:val="right"/>
            </w:pPr>
            <w:r>
              <w:t>29 (18·35)</w:t>
            </w:r>
          </w:p>
        </w:tc>
      </w:tr>
      <w:tr w:rsidR="00736ECF" w14:paraId="21229F70" w14:textId="77777777" w:rsidTr="006A1475">
        <w:trPr>
          <w:jc w:val="center"/>
        </w:trPr>
        <w:tc>
          <w:tcPr>
            <w:tcW w:w="0" w:type="auto"/>
          </w:tcPr>
          <w:p w14:paraId="4383280A" w14:textId="77777777" w:rsidR="00736ECF" w:rsidRDefault="00736ECF" w:rsidP="00F31691">
            <w:pPr>
              <w:pStyle w:val="Compact"/>
              <w:ind w:left="170"/>
            </w:pPr>
            <w:r>
              <w:t>Victim of crime</w:t>
            </w:r>
          </w:p>
        </w:tc>
        <w:tc>
          <w:tcPr>
            <w:tcW w:w="0" w:type="auto"/>
          </w:tcPr>
          <w:p w14:paraId="19A3D82F" w14:textId="77777777" w:rsidR="00736ECF" w:rsidRDefault="00736ECF">
            <w:pPr>
              <w:pStyle w:val="Compact"/>
              <w:jc w:val="right"/>
            </w:pPr>
            <w:r>
              <w:t>66 (42·31)</w:t>
            </w:r>
          </w:p>
        </w:tc>
        <w:tc>
          <w:tcPr>
            <w:tcW w:w="0" w:type="auto"/>
          </w:tcPr>
          <w:p w14:paraId="3DA940AA" w14:textId="77777777" w:rsidR="00736ECF" w:rsidRDefault="00736ECF">
            <w:pPr>
              <w:pStyle w:val="Compact"/>
              <w:jc w:val="right"/>
            </w:pPr>
            <w:r>
              <w:t>29 (18·35)</w:t>
            </w:r>
          </w:p>
        </w:tc>
      </w:tr>
      <w:tr w:rsidR="00736ECF" w14:paraId="45D649E9" w14:textId="77777777" w:rsidTr="006A1475">
        <w:trPr>
          <w:jc w:val="center"/>
        </w:trPr>
        <w:tc>
          <w:tcPr>
            <w:tcW w:w="0" w:type="auto"/>
          </w:tcPr>
          <w:p w14:paraId="484B51D2" w14:textId="77777777" w:rsidR="00736ECF" w:rsidRDefault="00736ECF" w:rsidP="00F31691">
            <w:pPr>
              <w:pStyle w:val="Compact"/>
              <w:ind w:left="170"/>
            </w:pPr>
            <w:r>
              <w:lastRenderedPageBreak/>
              <w:t>Crime committed</w:t>
            </w:r>
          </w:p>
        </w:tc>
        <w:tc>
          <w:tcPr>
            <w:tcW w:w="0" w:type="auto"/>
          </w:tcPr>
          <w:p w14:paraId="0C8EBFBB" w14:textId="77777777" w:rsidR="00736ECF" w:rsidRDefault="00736ECF">
            <w:pPr>
              <w:pStyle w:val="Compact"/>
              <w:jc w:val="right"/>
            </w:pPr>
            <w:r>
              <w:t>66 (42·31)</w:t>
            </w:r>
          </w:p>
        </w:tc>
        <w:tc>
          <w:tcPr>
            <w:tcW w:w="0" w:type="auto"/>
          </w:tcPr>
          <w:p w14:paraId="5B5E25A0" w14:textId="77777777" w:rsidR="00736ECF" w:rsidRDefault="00736ECF">
            <w:pPr>
              <w:pStyle w:val="Compact"/>
              <w:jc w:val="right"/>
            </w:pPr>
            <w:r>
              <w:t>28 (17·72)</w:t>
            </w:r>
          </w:p>
        </w:tc>
      </w:tr>
      <w:tr w:rsidR="00736ECF" w14:paraId="51D983B4" w14:textId="77777777" w:rsidTr="006A1475">
        <w:trPr>
          <w:jc w:val="center"/>
        </w:trPr>
        <w:tc>
          <w:tcPr>
            <w:tcW w:w="0" w:type="auto"/>
          </w:tcPr>
          <w:p w14:paraId="48DE40DE" w14:textId="77777777" w:rsidR="00736ECF" w:rsidRDefault="00736ECF" w:rsidP="00F31691">
            <w:pPr>
              <w:pStyle w:val="Compact"/>
              <w:ind w:left="170"/>
            </w:pPr>
            <w:r>
              <w:t>Keyworker</w:t>
            </w:r>
          </w:p>
        </w:tc>
        <w:tc>
          <w:tcPr>
            <w:tcW w:w="0" w:type="auto"/>
          </w:tcPr>
          <w:p w14:paraId="116B5A98" w14:textId="77777777" w:rsidR="00736ECF" w:rsidRDefault="00736ECF">
            <w:pPr>
              <w:pStyle w:val="Compact"/>
              <w:jc w:val="right"/>
            </w:pPr>
            <w:r>
              <w:t>70 (44·87)</w:t>
            </w:r>
          </w:p>
        </w:tc>
        <w:tc>
          <w:tcPr>
            <w:tcW w:w="0" w:type="auto"/>
          </w:tcPr>
          <w:p w14:paraId="5E7F39CE" w14:textId="77777777" w:rsidR="00736ECF" w:rsidRDefault="00736ECF">
            <w:pPr>
              <w:pStyle w:val="Compact"/>
              <w:jc w:val="right"/>
            </w:pPr>
            <w:r>
              <w:t>30 (18·99)</w:t>
            </w:r>
          </w:p>
        </w:tc>
      </w:tr>
      <w:tr w:rsidR="00736ECF" w14:paraId="4ECECA92" w14:textId="77777777" w:rsidTr="006A1475">
        <w:trPr>
          <w:jc w:val="center"/>
        </w:trPr>
        <w:tc>
          <w:tcPr>
            <w:tcW w:w="0" w:type="auto"/>
          </w:tcPr>
          <w:p w14:paraId="209E7180" w14:textId="77777777" w:rsidR="00736ECF" w:rsidRDefault="00736ECF" w:rsidP="00F31691">
            <w:pPr>
              <w:pStyle w:val="Compact"/>
              <w:ind w:left="170"/>
            </w:pPr>
            <w:r>
              <w:t>EQ-5D</w:t>
            </w:r>
          </w:p>
        </w:tc>
        <w:tc>
          <w:tcPr>
            <w:tcW w:w="0" w:type="auto"/>
          </w:tcPr>
          <w:p w14:paraId="7974FE8F" w14:textId="77777777" w:rsidR="00736ECF" w:rsidRDefault="00736ECF">
            <w:pPr>
              <w:pStyle w:val="Compact"/>
              <w:jc w:val="right"/>
            </w:pPr>
            <w:r>
              <w:t>67 (42·95)</w:t>
            </w:r>
          </w:p>
        </w:tc>
        <w:tc>
          <w:tcPr>
            <w:tcW w:w="0" w:type="auto"/>
          </w:tcPr>
          <w:p w14:paraId="1856A398" w14:textId="77777777" w:rsidR="00736ECF" w:rsidRDefault="00736ECF">
            <w:pPr>
              <w:pStyle w:val="Compact"/>
              <w:jc w:val="right"/>
            </w:pPr>
            <w:r>
              <w:t>29 (18·35)</w:t>
            </w:r>
          </w:p>
        </w:tc>
      </w:tr>
      <w:tr w:rsidR="00736ECF" w14:paraId="606DCF55" w14:textId="77777777" w:rsidTr="006A1475">
        <w:trPr>
          <w:jc w:val="center"/>
        </w:trPr>
        <w:tc>
          <w:tcPr>
            <w:tcW w:w="0" w:type="auto"/>
            <w:gridSpan w:val="3"/>
          </w:tcPr>
          <w:p w14:paraId="6E3E2066" w14:textId="77777777" w:rsidR="00736ECF" w:rsidRDefault="00736ECF">
            <w:pPr>
              <w:pStyle w:val="Compact"/>
            </w:pPr>
            <w:r>
              <w:rPr>
                <w:b/>
                <w:bCs/>
              </w:rPr>
              <w:t>Week 24</w:t>
            </w:r>
          </w:p>
        </w:tc>
      </w:tr>
      <w:tr w:rsidR="00736ECF" w14:paraId="1A128630" w14:textId="77777777" w:rsidTr="006A1475">
        <w:trPr>
          <w:jc w:val="center"/>
        </w:trPr>
        <w:tc>
          <w:tcPr>
            <w:tcW w:w="0" w:type="auto"/>
          </w:tcPr>
          <w:p w14:paraId="6FB7C778" w14:textId="77777777" w:rsidR="00736ECF" w:rsidRDefault="00736ECF" w:rsidP="00F31691">
            <w:pPr>
              <w:pStyle w:val="Compact"/>
              <w:ind w:left="170"/>
            </w:pPr>
            <w:r>
              <w:t>Accommodation</w:t>
            </w:r>
          </w:p>
        </w:tc>
        <w:tc>
          <w:tcPr>
            <w:tcW w:w="0" w:type="auto"/>
          </w:tcPr>
          <w:p w14:paraId="786C2D64" w14:textId="77777777" w:rsidR="00736ECF" w:rsidRDefault="00736ECF">
            <w:pPr>
              <w:pStyle w:val="Compact"/>
              <w:jc w:val="right"/>
            </w:pPr>
            <w:r>
              <w:t>71 (45·51)</w:t>
            </w:r>
          </w:p>
        </w:tc>
        <w:tc>
          <w:tcPr>
            <w:tcW w:w="0" w:type="auto"/>
          </w:tcPr>
          <w:p w14:paraId="69165D9F" w14:textId="77777777" w:rsidR="00736ECF" w:rsidRDefault="00736ECF">
            <w:pPr>
              <w:pStyle w:val="Compact"/>
              <w:jc w:val="right"/>
            </w:pPr>
            <w:r>
              <w:t>37 (23·42)</w:t>
            </w:r>
          </w:p>
        </w:tc>
      </w:tr>
      <w:tr w:rsidR="00736ECF" w14:paraId="4A0E152D" w14:textId="77777777" w:rsidTr="006A1475">
        <w:trPr>
          <w:jc w:val="center"/>
        </w:trPr>
        <w:tc>
          <w:tcPr>
            <w:tcW w:w="0" w:type="auto"/>
          </w:tcPr>
          <w:p w14:paraId="53B2A8B7" w14:textId="77777777" w:rsidR="00736ECF" w:rsidRDefault="00736ECF" w:rsidP="00F31691">
            <w:pPr>
              <w:pStyle w:val="Compact"/>
              <w:ind w:left="170"/>
            </w:pPr>
            <w:r>
              <w:t>Productivity loss</w:t>
            </w:r>
          </w:p>
        </w:tc>
        <w:tc>
          <w:tcPr>
            <w:tcW w:w="0" w:type="auto"/>
          </w:tcPr>
          <w:p w14:paraId="07FF670D" w14:textId="77777777" w:rsidR="00736ECF" w:rsidRDefault="00736ECF">
            <w:pPr>
              <w:pStyle w:val="Compact"/>
              <w:jc w:val="right"/>
            </w:pPr>
            <w:r>
              <w:t>13 (8·33)</w:t>
            </w:r>
          </w:p>
        </w:tc>
        <w:tc>
          <w:tcPr>
            <w:tcW w:w="0" w:type="auto"/>
          </w:tcPr>
          <w:p w14:paraId="6C2106C8" w14:textId="77777777" w:rsidR="00736ECF" w:rsidRDefault="00736ECF">
            <w:pPr>
              <w:pStyle w:val="Compact"/>
              <w:jc w:val="right"/>
            </w:pPr>
            <w:r>
              <w:t>12 (7·59)</w:t>
            </w:r>
          </w:p>
        </w:tc>
      </w:tr>
      <w:tr w:rsidR="00736ECF" w14:paraId="180A516E" w14:textId="77777777" w:rsidTr="006A1475">
        <w:trPr>
          <w:jc w:val="center"/>
        </w:trPr>
        <w:tc>
          <w:tcPr>
            <w:tcW w:w="0" w:type="auto"/>
          </w:tcPr>
          <w:p w14:paraId="194F3631" w14:textId="77777777" w:rsidR="00736ECF" w:rsidRDefault="00736ECF" w:rsidP="00F31691">
            <w:pPr>
              <w:pStyle w:val="Compact"/>
              <w:ind w:left="170"/>
            </w:pPr>
            <w:r>
              <w:t>Accident and emergency</w:t>
            </w:r>
          </w:p>
        </w:tc>
        <w:tc>
          <w:tcPr>
            <w:tcW w:w="0" w:type="auto"/>
          </w:tcPr>
          <w:p w14:paraId="0EDEBD49" w14:textId="77777777" w:rsidR="00736ECF" w:rsidRDefault="00736ECF">
            <w:pPr>
              <w:pStyle w:val="Compact"/>
              <w:jc w:val="right"/>
            </w:pPr>
            <w:r>
              <w:t>71 (45·51)</w:t>
            </w:r>
          </w:p>
        </w:tc>
        <w:tc>
          <w:tcPr>
            <w:tcW w:w="0" w:type="auto"/>
          </w:tcPr>
          <w:p w14:paraId="121057F0" w14:textId="77777777" w:rsidR="00736ECF" w:rsidRDefault="00736ECF">
            <w:pPr>
              <w:pStyle w:val="Compact"/>
              <w:jc w:val="right"/>
            </w:pPr>
            <w:r>
              <w:t>37 (23·42)</w:t>
            </w:r>
          </w:p>
        </w:tc>
      </w:tr>
      <w:tr w:rsidR="00736ECF" w14:paraId="6DA2A96B" w14:textId="77777777" w:rsidTr="006A1475">
        <w:trPr>
          <w:jc w:val="center"/>
        </w:trPr>
        <w:tc>
          <w:tcPr>
            <w:tcW w:w="0" w:type="auto"/>
          </w:tcPr>
          <w:p w14:paraId="5EE2A820" w14:textId="77777777" w:rsidR="00736ECF" w:rsidRDefault="00736ECF" w:rsidP="00F31691">
            <w:pPr>
              <w:pStyle w:val="Compact"/>
              <w:ind w:left="170"/>
            </w:pPr>
            <w:r>
              <w:t>Inpatient</w:t>
            </w:r>
          </w:p>
        </w:tc>
        <w:tc>
          <w:tcPr>
            <w:tcW w:w="0" w:type="auto"/>
          </w:tcPr>
          <w:p w14:paraId="3858B22F" w14:textId="77777777" w:rsidR="00736ECF" w:rsidRDefault="00736ECF">
            <w:pPr>
              <w:pStyle w:val="Compact"/>
              <w:jc w:val="right"/>
            </w:pPr>
            <w:r>
              <w:t>71 (45·51)</w:t>
            </w:r>
          </w:p>
        </w:tc>
        <w:tc>
          <w:tcPr>
            <w:tcW w:w="0" w:type="auto"/>
          </w:tcPr>
          <w:p w14:paraId="3DB897C1" w14:textId="77777777" w:rsidR="00736ECF" w:rsidRDefault="00736ECF">
            <w:pPr>
              <w:pStyle w:val="Compact"/>
              <w:jc w:val="right"/>
            </w:pPr>
            <w:r>
              <w:t>37 (23·42)</w:t>
            </w:r>
          </w:p>
        </w:tc>
      </w:tr>
      <w:tr w:rsidR="00736ECF" w14:paraId="64A15C7D" w14:textId="77777777" w:rsidTr="006A1475">
        <w:trPr>
          <w:jc w:val="center"/>
        </w:trPr>
        <w:tc>
          <w:tcPr>
            <w:tcW w:w="0" w:type="auto"/>
          </w:tcPr>
          <w:p w14:paraId="144A53B4" w14:textId="77777777" w:rsidR="00736ECF" w:rsidRDefault="00736ECF" w:rsidP="00F31691">
            <w:pPr>
              <w:pStyle w:val="Compact"/>
              <w:ind w:left="170"/>
            </w:pPr>
            <w:r>
              <w:t>Outpatient</w:t>
            </w:r>
          </w:p>
        </w:tc>
        <w:tc>
          <w:tcPr>
            <w:tcW w:w="0" w:type="auto"/>
          </w:tcPr>
          <w:p w14:paraId="0279CE2D" w14:textId="77777777" w:rsidR="00736ECF" w:rsidRDefault="00736ECF">
            <w:pPr>
              <w:pStyle w:val="Compact"/>
              <w:jc w:val="right"/>
            </w:pPr>
            <w:r>
              <w:t>71 (45·51)</w:t>
            </w:r>
          </w:p>
        </w:tc>
        <w:tc>
          <w:tcPr>
            <w:tcW w:w="0" w:type="auto"/>
          </w:tcPr>
          <w:p w14:paraId="15E74727" w14:textId="77777777" w:rsidR="00736ECF" w:rsidRDefault="00736ECF">
            <w:pPr>
              <w:pStyle w:val="Compact"/>
              <w:jc w:val="right"/>
            </w:pPr>
            <w:r>
              <w:t>37 (23·42)</w:t>
            </w:r>
          </w:p>
        </w:tc>
      </w:tr>
      <w:tr w:rsidR="00736ECF" w14:paraId="4A8E3B83" w14:textId="77777777" w:rsidTr="006A1475">
        <w:trPr>
          <w:jc w:val="center"/>
        </w:trPr>
        <w:tc>
          <w:tcPr>
            <w:tcW w:w="0" w:type="auto"/>
          </w:tcPr>
          <w:p w14:paraId="1D661688" w14:textId="77777777" w:rsidR="00736ECF" w:rsidRDefault="00736ECF" w:rsidP="00F31691">
            <w:pPr>
              <w:pStyle w:val="Compact"/>
              <w:ind w:left="170"/>
            </w:pPr>
            <w:r>
              <w:t>Community care (NHS + PSS)</w:t>
            </w:r>
          </w:p>
        </w:tc>
        <w:tc>
          <w:tcPr>
            <w:tcW w:w="0" w:type="auto"/>
          </w:tcPr>
          <w:p w14:paraId="707B2131" w14:textId="77777777" w:rsidR="00736ECF" w:rsidRDefault="00736ECF">
            <w:pPr>
              <w:pStyle w:val="Compact"/>
              <w:jc w:val="right"/>
            </w:pPr>
            <w:r>
              <w:t>71 (45·51)</w:t>
            </w:r>
          </w:p>
        </w:tc>
        <w:tc>
          <w:tcPr>
            <w:tcW w:w="0" w:type="auto"/>
          </w:tcPr>
          <w:p w14:paraId="3EB54113" w14:textId="77777777" w:rsidR="00736ECF" w:rsidRDefault="00736ECF">
            <w:pPr>
              <w:pStyle w:val="Compact"/>
              <w:jc w:val="right"/>
            </w:pPr>
            <w:r>
              <w:t>37 (23·42)</w:t>
            </w:r>
          </w:p>
        </w:tc>
      </w:tr>
      <w:tr w:rsidR="00736ECF" w14:paraId="69B5B52F" w14:textId="77777777" w:rsidTr="006A1475">
        <w:trPr>
          <w:jc w:val="center"/>
        </w:trPr>
        <w:tc>
          <w:tcPr>
            <w:tcW w:w="0" w:type="auto"/>
          </w:tcPr>
          <w:p w14:paraId="4D8DE09D" w14:textId="77777777" w:rsidR="00736ECF" w:rsidRDefault="00736ECF" w:rsidP="00F31691">
            <w:pPr>
              <w:pStyle w:val="Compact"/>
              <w:ind w:left="170"/>
            </w:pPr>
            <w:r>
              <w:t>Custody</w:t>
            </w:r>
          </w:p>
        </w:tc>
        <w:tc>
          <w:tcPr>
            <w:tcW w:w="0" w:type="auto"/>
          </w:tcPr>
          <w:p w14:paraId="56EEC093" w14:textId="77777777" w:rsidR="00736ECF" w:rsidRDefault="00736ECF">
            <w:pPr>
              <w:pStyle w:val="Compact"/>
              <w:jc w:val="right"/>
            </w:pPr>
            <w:r>
              <w:t>71 (45·51)</w:t>
            </w:r>
          </w:p>
        </w:tc>
        <w:tc>
          <w:tcPr>
            <w:tcW w:w="0" w:type="auto"/>
          </w:tcPr>
          <w:p w14:paraId="205EA391" w14:textId="77777777" w:rsidR="00736ECF" w:rsidRDefault="00736ECF">
            <w:pPr>
              <w:pStyle w:val="Compact"/>
              <w:jc w:val="right"/>
            </w:pPr>
            <w:r>
              <w:t>37 (23·42)</w:t>
            </w:r>
          </w:p>
        </w:tc>
      </w:tr>
      <w:tr w:rsidR="00736ECF" w14:paraId="6DE9BD5F" w14:textId="77777777" w:rsidTr="006A1475">
        <w:trPr>
          <w:jc w:val="center"/>
        </w:trPr>
        <w:tc>
          <w:tcPr>
            <w:tcW w:w="0" w:type="auto"/>
          </w:tcPr>
          <w:p w14:paraId="7AF4BF29" w14:textId="77777777" w:rsidR="00736ECF" w:rsidRDefault="00736ECF" w:rsidP="00F31691">
            <w:pPr>
              <w:pStyle w:val="Compact"/>
              <w:ind w:left="170"/>
            </w:pPr>
            <w:r>
              <w:t>CJ professional</w:t>
            </w:r>
          </w:p>
        </w:tc>
        <w:tc>
          <w:tcPr>
            <w:tcW w:w="0" w:type="auto"/>
          </w:tcPr>
          <w:p w14:paraId="1A568819" w14:textId="77777777" w:rsidR="00736ECF" w:rsidRDefault="00736ECF">
            <w:pPr>
              <w:pStyle w:val="Compact"/>
              <w:jc w:val="right"/>
            </w:pPr>
            <w:r>
              <w:t>71 (45·51)</w:t>
            </w:r>
          </w:p>
        </w:tc>
        <w:tc>
          <w:tcPr>
            <w:tcW w:w="0" w:type="auto"/>
          </w:tcPr>
          <w:p w14:paraId="04AFF8D5" w14:textId="77777777" w:rsidR="00736ECF" w:rsidRDefault="00736ECF">
            <w:pPr>
              <w:pStyle w:val="Compact"/>
              <w:jc w:val="right"/>
            </w:pPr>
            <w:r>
              <w:t>37 (23·42)</w:t>
            </w:r>
          </w:p>
        </w:tc>
      </w:tr>
      <w:tr w:rsidR="00736ECF" w14:paraId="64844F7B" w14:textId="77777777" w:rsidTr="006A1475">
        <w:trPr>
          <w:jc w:val="center"/>
        </w:trPr>
        <w:tc>
          <w:tcPr>
            <w:tcW w:w="0" w:type="auto"/>
          </w:tcPr>
          <w:p w14:paraId="3B12D5FB" w14:textId="77777777" w:rsidR="00736ECF" w:rsidRDefault="00736ECF" w:rsidP="00F31691">
            <w:pPr>
              <w:pStyle w:val="Compact"/>
              <w:ind w:left="170"/>
            </w:pPr>
            <w:r>
              <w:t>Victim of crime</w:t>
            </w:r>
          </w:p>
        </w:tc>
        <w:tc>
          <w:tcPr>
            <w:tcW w:w="0" w:type="auto"/>
          </w:tcPr>
          <w:p w14:paraId="5CA7CA62" w14:textId="77777777" w:rsidR="00736ECF" w:rsidRDefault="00736ECF">
            <w:pPr>
              <w:pStyle w:val="Compact"/>
              <w:jc w:val="right"/>
            </w:pPr>
            <w:r>
              <w:t>71 (45·51)</w:t>
            </w:r>
          </w:p>
        </w:tc>
        <w:tc>
          <w:tcPr>
            <w:tcW w:w="0" w:type="auto"/>
          </w:tcPr>
          <w:p w14:paraId="2C0C0764" w14:textId="77777777" w:rsidR="00736ECF" w:rsidRDefault="00736ECF">
            <w:pPr>
              <w:pStyle w:val="Compact"/>
              <w:jc w:val="right"/>
            </w:pPr>
            <w:r>
              <w:t>37 (23·42)</w:t>
            </w:r>
          </w:p>
        </w:tc>
      </w:tr>
      <w:tr w:rsidR="00736ECF" w14:paraId="1A1964B9" w14:textId="77777777" w:rsidTr="006A1475">
        <w:trPr>
          <w:jc w:val="center"/>
        </w:trPr>
        <w:tc>
          <w:tcPr>
            <w:tcW w:w="0" w:type="auto"/>
          </w:tcPr>
          <w:p w14:paraId="42EA1ED0" w14:textId="77777777" w:rsidR="00736ECF" w:rsidRDefault="00736ECF" w:rsidP="00F31691">
            <w:pPr>
              <w:pStyle w:val="Compact"/>
              <w:ind w:left="170"/>
            </w:pPr>
            <w:r>
              <w:t>Crime committed</w:t>
            </w:r>
          </w:p>
        </w:tc>
        <w:tc>
          <w:tcPr>
            <w:tcW w:w="0" w:type="auto"/>
          </w:tcPr>
          <w:p w14:paraId="2AACF871" w14:textId="77777777" w:rsidR="00736ECF" w:rsidRDefault="00736ECF">
            <w:pPr>
              <w:pStyle w:val="Compact"/>
              <w:jc w:val="right"/>
            </w:pPr>
            <w:r>
              <w:t>71 (45·51)</w:t>
            </w:r>
          </w:p>
        </w:tc>
        <w:tc>
          <w:tcPr>
            <w:tcW w:w="0" w:type="auto"/>
          </w:tcPr>
          <w:p w14:paraId="48C3C996" w14:textId="77777777" w:rsidR="00736ECF" w:rsidRDefault="00736ECF">
            <w:pPr>
              <w:pStyle w:val="Compact"/>
              <w:jc w:val="right"/>
            </w:pPr>
            <w:r>
              <w:t>37 (23·42)</w:t>
            </w:r>
          </w:p>
        </w:tc>
      </w:tr>
      <w:tr w:rsidR="00736ECF" w14:paraId="5E97502E" w14:textId="77777777" w:rsidTr="006A1475">
        <w:trPr>
          <w:jc w:val="center"/>
        </w:trPr>
        <w:tc>
          <w:tcPr>
            <w:tcW w:w="0" w:type="auto"/>
          </w:tcPr>
          <w:p w14:paraId="5B39CFE4" w14:textId="77777777" w:rsidR="00736ECF" w:rsidRDefault="00736ECF" w:rsidP="00F31691">
            <w:pPr>
              <w:pStyle w:val="Compact"/>
              <w:ind w:left="170"/>
            </w:pPr>
            <w:r>
              <w:t>Keyworker</w:t>
            </w:r>
          </w:p>
        </w:tc>
        <w:tc>
          <w:tcPr>
            <w:tcW w:w="0" w:type="auto"/>
          </w:tcPr>
          <w:p w14:paraId="53E950FE" w14:textId="77777777" w:rsidR="00736ECF" w:rsidRDefault="00736ECF">
            <w:pPr>
              <w:pStyle w:val="Compact"/>
              <w:jc w:val="right"/>
            </w:pPr>
            <w:r>
              <w:t>71 (45·51)</w:t>
            </w:r>
          </w:p>
        </w:tc>
        <w:tc>
          <w:tcPr>
            <w:tcW w:w="0" w:type="auto"/>
          </w:tcPr>
          <w:p w14:paraId="38D50115" w14:textId="77777777" w:rsidR="00736ECF" w:rsidRDefault="00736ECF">
            <w:pPr>
              <w:pStyle w:val="Compact"/>
              <w:jc w:val="right"/>
            </w:pPr>
            <w:r>
              <w:t>38 (24·05)</w:t>
            </w:r>
          </w:p>
        </w:tc>
      </w:tr>
      <w:tr w:rsidR="00736ECF" w14:paraId="0C13FC07" w14:textId="77777777" w:rsidTr="006A1475">
        <w:trPr>
          <w:jc w:val="center"/>
        </w:trPr>
        <w:tc>
          <w:tcPr>
            <w:tcW w:w="0" w:type="auto"/>
          </w:tcPr>
          <w:p w14:paraId="6DEBCE79" w14:textId="77777777" w:rsidR="00736ECF" w:rsidRDefault="00736ECF" w:rsidP="00F31691">
            <w:pPr>
              <w:pStyle w:val="Compact"/>
              <w:ind w:left="170"/>
            </w:pPr>
            <w:r>
              <w:t>EQ-5D</w:t>
            </w:r>
          </w:p>
        </w:tc>
        <w:tc>
          <w:tcPr>
            <w:tcW w:w="0" w:type="auto"/>
          </w:tcPr>
          <w:p w14:paraId="0A5CE907" w14:textId="77777777" w:rsidR="00736ECF" w:rsidRDefault="00736ECF">
            <w:pPr>
              <w:pStyle w:val="Compact"/>
              <w:jc w:val="right"/>
            </w:pPr>
            <w:r>
              <w:t>71 (45·51)</w:t>
            </w:r>
          </w:p>
        </w:tc>
        <w:tc>
          <w:tcPr>
            <w:tcW w:w="0" w:type="auto"/>
          </w:tcPr>
          <w:p w14:paraId="296468C4" w14:textId="77777777" w:rsidR="00736ECF" w:rsidRDefault="00736ECF">
            <w:pPr>
              <w:pStyle w:val="Compact"/>
              <w:jc w:val="right"/>
            </w:pPr>
            <w:r>
              <w:t>37 (23·42)</w:t>
            </w:r>
          </w:p>
        </w:tc>
      </w:tr>
      <w:tr w:rsidR="00736ECF" w14:paraId="7BE1F7B2" w14:textId="77777777" w:rsidTr="00F31691">
        <w:trPr>
          <w:jc w:val="center"/>
        </w:trPr>
        <w:tc>
          <w:tcPr>
            <w:tcW w:w="0" w:type="auto"/>
          </w:tcPr>
          <w:p w14:paraId="75B83D54" w14:textId="77777777" w:rsidR="00736ECF" w:rsidRDefault="00736ECF" w:rsidP="00F31691">
            <w:pPr>
              <w:pStyle w:val="Compact"/>
              <w:ind w:left="170"/>
            </w:pPr>
            <w:r>
              <w:t>Trial medication</w:t>
            </w:r>
          </w:p>
        </w:tc>
        <w:tc>
          <w:tcPr>
            <w:tcW w:w="0" w:type="auto"/>
          </w:tcPr>
          <w:p w14:paraId="3815C6D6" w14:textId="77777777" w:rsidR="00736ECF" w:rsidRDefault="00736ECF">
            <w:pPr>
              <w:pStyle w:val="Compact"/>
              <w:jc w:val="right"/>
            </w:pPr>
            <w:r>
              <w:t>0 (0·00)</w:t>
            </w:r>
          </w:p>
        </w:tc>
        <w:tc>
          <w:tcPr>
            <w:tcW w:w="0" w:type="auto"/>
          </w:tcPr>
          <w:p w14:paraId="3679DB61" w14:textId="77777777" w:rsidR="00736ECF" w:rsidRDefault="00736ECF">
            <w:pPr>
              <w:pStyle w:val="Compact"/>
              <w:jc w:val="right"/>
            </w:pPr>
            <w:r>
              <w:t>0 (0·00)</w:t>
            </w:r>
          </w:p>
        </w:tc>
      </w:tr>
      <w:tr w:rsidR="00736ECF" w14:paraId="38167F98" w14:textId="77777777" w:rsidTr="00F31691">
        <w:trPr>
          <w:jc w:val="center"/>
        </w:trPr>
        <w:tc>
          <w:tcPr>
            <w:tcW w:w="0" w:type="auto"/>
            <w:tcBorders>
              <w:bottom w:val="single" w:sz="4" w:space="0" w:color="auto"/>
            </w:tcBorders>
          </w:tcPr>
          <w:p w14:paraId="26E8513D" w14:textId="77777777" w:rsidR="00736ECF" w:rsidRDefault="00736ECF" w:rsidP="00F31691">
            <w:pPr>
              <w:pStyle w:val="Compact"/>
              <w:ind w:left="170"/>
            </w:pPr>
            <w:r>
              <w:t>Concomitant medication trial costs</w:t>
            </w:r>
          </w:p>
        </w:tc>
        <w:tc>
          <w:tcPr>
            <w:tcW w:w="0" w:type="auto"/>
            <w:tcBorders>
              <w:bottom w:val="single" w:sz="4" w:space="0" w:color="auto"/>
            </w:tcBorders>
          </w:tcPr>
          <w:p w14:paraId="39816874" w14:textId="77777777" w:rsidR="00736ECF" w:rsidRDefault="00736ECF">
            <w:pPr>
              <w:pStyle w:val="Compact"/>
              <w:jc w:val="right"/>
            </w:pPr>
            <w:r>
              <w:t>0 (0·00)</w:t>
            </w:r>
          </w:p>
        </w:tc>
        <w:tc>
          <w:tcPr>
            <w:tcW w:w="0" w:type="auto"/>
            <w:tcBorders>
              <w:bottom w:val="single" w:sz="4" w:space="0" w:color="auto"/>
            </w:tcBorders>
          </w:tcPr>
          <w:p w14:paraId="3490F512" w14:textId="77777777" w:rsidR="00736ECF" w:rsidRDefault="00736ECF">
            <w:pPr>
              <w:pStyle w:val="Compact"/>
              <w:jc w:val="right"/>
            </w:pPr>
            <w:r>
              <w:t>0 (0·00)</w:t>
            </w:r>
          </w:p>
        </w:tc>
      </w:tr>
    </w:tbl>
    <w:p w14:paraId="53BE8AD0" w14:textId="3521696A" w:rsidR="006A1475" w:rsidRDefault="006A1475" w:rsidP="00736ECF">
      <w:pPr>
        <w:pStyle w:val="Heading3"/>
      </w:pPr>
      <w:bookmarkStart w:id="34" w:name="_Toc139807268"/>
      <w:bookmarkEnd w:id="32"/>
      <w:bookmarkEnd w:id="33"/>
    </w:p>
    <w:p w14:paraId="5DD5D847" w14:textId="77777777" w:rsidR="006A1475" w:rsidRDefault="006A1475">
      <w:pPr>
        <w:rPr>
          <w:rFonts w:eastAsiaTheme="majorEastAsia" w:cstheme="majorBidi"/>
          <w:b/>
          <w:bCs/>
          <w:color w:val="4472C4" w:themeColor="accent1"/>
          <w:kern w:val="0"/>
          <w:sz w:val="24"/>
          <w14:ligatures w14:val="none"/>
        </w:rPr>
      </w:pPr>
      <w:r>
        <w:br w:type="page"/>
      </w:r>
    </w:p>
    <w:p w14:paraId="5229ABB5" w14:textId="07FB6E2E" w:rsidR="00736ECF" w:rsidRDefault="00736ECF" w:rsidP="00736ECF">
      <w:pPr>
        <w:pStyle w:val="Heading3"/>
      </w:pPr>
      <w:r>
        <w:lastRenderedPageBreak/>
        <w:t>2.2.2 Resource use</w:t>
      </w:r>
      <w:bookmarkEnd w:id="34"/>
    </w:p>
    <w:p w14:paraId="23AD0F27" w14:textId="1B503CB3" w:rsidR="00736ECF" w:rsidRDefault="00000000" w:rsidP="00736ECF">
      <w:pPr>
        <w:pStyle w:val="FirstParagraph"/>
      </w:pPr>
      <w:hyperlink w:anchor="tbl-observed-resource-use-freq">
        <w:r w:rsidR="00736ECF">
          <w:rPr>
            <w:rStyle w:val="Hyperlink"/>
          </w:rPr>
          <w:t>Table S2.5</w:t>
        </w:r>
      </w:hyperlink>
      <w:r w:rsidR="00736ECF">
        <w:t xml:space="preserve"> summarises disaggregated resource use frequencies for each trial group at each timepoint.</w:t>
      </w:r>
    </w:p>
    <w:p w14:paraId="412B2130" w14:textId="12086C87" w:rsidR="00736ECF" w:rsidRDefault="00736ECF" w:rsidP="00736ECF">
      <w:pPr>
        <w:pStyle w:val="TableCaption"/>
      </w:pPr>
      <w:bookmarkStart w:id="35" w:name="tbl-observed-resource-use-freq"/>
      <w:r>
        <w:t>Table S2.5: Observed resource use frequency by group and timepoint.</w:t>
      </w:r>
    </w:p>
    <w:tbl>
      <w:tblPr>
        <w:tblStyle w:val="Table"/>
        <w:tblW w:w="4772" w:type="pct"/>
        <w:tblInd w:w="426" w:type="dxa"/>
        <w:tblLook w:val="0060" w:firstRow="1" w:lastRow="1" w:firstColumn="0" w:lastColumn="0" w:noHBand="0" w:noVBand="0"/>
        <w:tblCaption w:val="Table 5: Observed resource use frequency by group and timepoint."/>
      </w:tblPr>
      <w:tblGrid>
        <w:gridCol w:w="4676"/>
        <w:gridCol w:w="822"/>
        <w:gridCol w:w="584"/>
        <w:gridCol w:w="768"/>
        <w:gridCol w:w="706"/>
        <w:gridCol w:w="609"/>
        <w:gridCol w:w="768"/>
      </w:tblGrid>
      <w:tr w:rsidR="006A1475" w14:paraId="2FA66B83" w14:textId="77777777" w:rsidTr="006A1475">
        <w:trPr>
          <w:cnfStyle w:val="100000000000" w:firstRow="1" w:lastRow="0" w:firstColumn="0" w:lastColumn="0" w:oddVBand="0" w:evenVBand="0" w:oddHBand="0" w:evenHBand="0" w:firstRowFirstColumn="0" w:firstRowLastColumn="0" w:lastRowFirstColumn="0" w:lastRowLastColumn="0"/>
          <w:tblHeader/>
        </w:trPr>
        <w:tc>
          <w:tcPr>
            <w:tcW w:w="2617" w:type="pct"/>
          </w:tcPr>
          <w:p w14:paraId="2EA4F5FF" w14:textId="77777777" w:rsidR="00736ECF" w:rsidRDefault="00736ECF">
            <w:pPr>
              <w:pStyle w:val="Compact"/>
            </w:pPr>
          </w:p>
        </w:tc>
        <w:tc>
          <w:tcPr>
            <w:tcW w:w="1217" w:type="pct"/>
            <w:gridSpan w:val="3"/>
          </w:tcPr>
          <w:p w14:paraId="097DFD06" w14:textId="77777777" w:rsidR="00736ECF" w:rsidRDefault="00736ECF">
            <w:pPr>
              <w:pStyle w:val="Compact"/>
              <w:jc w:val="center"/>
            </w:pPr>
            <w:r>
              <w:t>SoC</w:t>
            </w:r>
          </w:p>
        </w:tc>
        <w:tc>
          <w:tcPr>
            <w:tcW w:w="1166" w:type="pct"/>
            <w:gridSpan w:val="3"/>
          </w:tcPr>
          <w:p w14:paraId="41608A4C" w14:textId="77777777" w:rsidR="00736ECF" w:rsidRDefault="00736ECF">
            <w:pPr>
              <w:pStyle w:val="Compact"/>
              <w:jc w:val="center"/>
            </w:pPr>
            <w:r>
              <w:t>BUP-XR</w:t>
            </w:r>
          </w:p>
        </w:tc>
      </w:tr>
      <w:tr w:rsidR="006A1475" w14:paraId="349D5933" w14:textId="77777777" w:rsidTr="006A1475">
        <w:trPr>
          <w:cnfStyle w:val="100000000000" w:firstRow="1" w:lastRow="0" w:firstColumn="0" w:lastColumn="0" w:oddVBand="0" w:evenVBand="0" w:oddHBand="0" w:evenHBand="0" w:firstRowFirstColumn="0" w:firstRowLastColumn="0" w:lastRowFirstColumn="0" w:lastRowLastColumn="0"/>
          <w:tblHeader/>
        </w:trPr>
        <w:tc>
          <w:tcPr>
            <w:tcW w:w="2617" w:type="pct"/>
          </w:tcPr>
          <w:p w14:paraId="1E775BA1" w14:textId="77777777" w:rsidR="00736ECF" w:rsidRDefault="00736ECF">
            <w:pPr>
              <w:pStyle w:val="Compact"/>
            </w:pPr>
            <w:r>
              <w:t>Resource</w:t>
            </w:r>
          </w:p>
        </w:tc>
        <w:tc>
          <w:tcPr>
            <w:tcW w:w="460" w:type="pct"/>
          </w:tcPr>
          <w:p w14:paraId="6402FD90" w14:textId="77777777" w:rsidR="00736ECF" w:rsidRDefault="00736ECF">
            <w:pPr>
              <w:pStyle w:val="Compact"/>
              <w:jc w:val="right"/>
            </w:pPr>
            <w:r>
              <w:t>Total</w:t>
            </w:r>
          </w:p>
        </w:tc>
        <w:tc>
          <w:tcPr>
            <w:tcW w:w="327" w:type="pct"/>
          </w:tcPr>
          <w:p w14:paraId="61C6617D" w14:textId="77777777" w:rsidR="00736ECF" w:rsidRDefault="00736ECF">
            <w:pPr>
              <w:pStyle w:val="Compact"/>
              <w:jc w:val="right"/>
            </w:pPr>
            <w:r>
              <w:t>n</w:t>
            </w:r>
          </w:p>
        </w:tc>
        <w:tc>
          <w:tcPr>
            <w:tcW w:w="430" w:type="pct"/>
          </w:tcPr>
          <w:p w14:paraId="1296F2FF" w14:textId="77777777" w:rsidR="00736ECF" w:rsidRDefault="00736ECF">
            <w:pPr>
              <w:pStyle w:val="Compact"/>
              <w:jc w:val="right"/>
            </w:pPr>
            <w:r>
              <w:t>Mean</w:t>
            </w:r>
          </w:p>
        </w:tc>
        <w:tc>
          <w:tcPr>
            <w:tcW w:w="395" w:type="pct"/>
          </w:tcPr>
          <w:p w14:paraId="43F4DA68" w14:textId="77777777" w:rsidR="00736ECF" w:rsidRDefault="00736ECF">
            <w:pPr>
              <w:pStyle w:val="Compact"/>
              <w:jc w:val="right"/>
            </w:pPr>
            <w:r>
              <w:t>Total</w:t>
            </w:r>
          </w:p>
        </w:tc>
        <w:tc>
          <w:tcPr>
            <w:tcW w:w="341" w:type="pct"/>
          </w:tcPr>
          <w:p w14:paraId="236BA358" w14:textId="77777777" w:rsidR="00736ECF" w:rsidRDefault="00736ECF">
            <w:pPr>
              <w:pStyle w:val="Compact"/>
              <w:jc w:val="right"/>
            </w:pPr>
            <w:r>
              <w:t>n</w:t>
            </w:r>
          </w:p>
        </w:tc>
        <w:tc>
          <w:tcPr>
            <w:tcW w:w="430" w:type="pct"/>
          </w:tcPr>
          <w:p w14:paraId="73663F75" w14:textId="77777777" w:rsidR="00736ECF" w:rsidRDefault="00736ECF">
            <w:pPr>
              <w:pStyle w:val="Compact"/>
              <w:jc w:val="right"/>
            </w:pPr>
            <w:r>
              <w:t>Mean</w:t>
            </w:r>
          </w:p>
        </w:tc>
      </w:tr>
      <w:tr w:rsidR="00736ECF" w14:paraId="5D0D93FE" w14:textId="77777777" w:rsidTr="006A1475">
        <w:tc>
          <w:tcPr>
            <w:tcW w:w="5000" w:type="pct"/>
            <w:gridSpan w:val="7"/>
          </w:tcPr>
          <w:p w14:paraId="1373D05F" w14:textId="77777777" w:rsidR="00736ECF" w:rsidRDefault="00736ECF">
            <w:pPr>
              <w:pStyle w:val="Compact"/>
            </w:pPr>
            <w:r>
              <w:rPr>
                <w:b/>
                <w:bCs/>
              </w:rPr>
              <w:t>Baseline</w:t>
            </w:r>
          </w:p>
        </w:tc>
      </w:tr>
      <w:tr w:rsidR="006A1475" w14:paraId="68F706F6" w14:textId="77777777" w:rsidTr="006A1475">
        <w:tc>
          <w:tcPr>
            <w:tcW w:w="2617" w:type="pct"/>
          </w:tcPr>
          <w:p w14:paraId="6CF35C0D" w14:textId="77777777" w:rsidR="00736ECF" w:rsidRDefault="00736ECF" w:rsidP="001D5C52">
            <w:pPr>
              <w:pStyle w:val="Compact"/>
              <w:ind w:left="170"/>
            </w:pPr>
            <w:r>
              <w:t>Accommodation (weeks)</w:t>
            </w:r>
          </w:p>
        </w:tc>
        <w:tc>
          <w:tcPr>
            <w:tcW w:w="460" w:type="pct"/>
          </w:tcPr>
          <w:p w14:paraId="4F1F4453" w14:textId="77777777" w:rsidR="00736ECF" w:rsidRDefault="00736ECF">
            <w:pPr>
              <w:pStyle w:val="Compact"/>
              <w:jc w:val="right"/>
            </w:pPr>
            <w:r>
              <w:t>24</w:t>
            </w:r>
          </w:p>
        </w:tc>
        <w:tc>
          <w:tcPr>
            <w:tcW w:w="327" w:type="pct"/>
          </w:tcPr>
          <w:p w14:paraId="7D8D09AD" w14:textId="77777777" w:rsidR="00736ECF" w:rsidRDefault="00736ECF">
            <w:pPr>
              <w:pStyle w:val="Compact"/>
              <w:jc w:val="right"/>
            </w:pPr>
            <w:r>
              <w:t>156</w:t>
            </w:r>
          </w:p>
        </w:tc>
        <w:tc>
          <w:tcPr>
            <w:tcW w:w="430" w:type="pct"/>
          </w:tcPr>
          <w:p w14:paraId="26B936C6" w14:textId="77777777" w:rsidR="00736ECF" w:rsidRDefault="00736ECF">
            <w:pPr>
              <w:pStyle w:val="Compact"/>
              <w:jc w:val="right"/>
            </w:pPr>
            <w:r>
              <w:t>0·15</w:t>
            </w:r>
          </w:p>
        </w:tc>
        <w:tc>
          <w:tcPr>
            <w:tcW w:w="395" w:type="pct"/>
          </w:tcPr>
          <w:p w14:paraId="2A770666" w14:textId="77777777" w:rsidR="00736ECF" w:rsidRDefault="00736ECF">
            <w:pPr>
              <w:pStyle w:val="Compact"/>
              <w:jc w:val="right"/>
            </w:pPr>
            <w:r>
              <w:t>21</w:t>
            </w:r>
          </w:p>
        </w:tc>
        <w:tc>
          <w:tcPr>
            <w:tcW w:w="341" w:type="pct"/>
          </w:tcPr>
          <w:p w14:paraId="333D40EF" w14:textId="77777777" w:rsidR="00736ECF" w:rsidRDefault="00736ECF">
            <w:pPr>
              <w:pStyle w:val="Compact"/>
              <w:jc w:val="right"/>
            </w:pPr>
            <w:r>
              <w:t>157</w:t>
            </w:r>
          </w:p>
        </w:tc>
        <w:tc>
          <w:tcPr>
            <w:tcW w:w="430" w:type="pct"/>
          </w:tcPr>
          <w:p w14:paraId="4FF0EE69" w14:textId="77777777" w:rsidR="00736ECF" w:rsidRDefault="00736ECF">
            <w:pPr>
              <w:pStyle w:val="Compact"/>
              <w:jc w:val="right"/>
            </w:pPr>
            <w:r>
              <w:t>0·13</w:t>
            </w:r>
          </w:p>
        </w:tc>
      </w:tr>
      <w:tr w:rsidR="006A1475" w14:paraId="31D1C988" w14:textId="77777777" w:rsidTr="006A1475">
        <w:tc>
          <w:tcPr>
            <w:tcW w:w="2617" w:type="pct"/>
          </w:tcPr>
          <w:p w14:paraId="67D2FCE2" w14:textId="77777777" w:rsidR="00736ECF" w:rsidRDefault="00736ECF" w:rsidP="001D5C52">
            <w:pPr>
              <w:pStyle w:val="Compact"/>
              <w:ind w:left="170"/>
            </w:pPr>
            <w:r>
              <w:t>Days off due to illness</w:t>
            </w:r>
          </w:p>
        </w:tc>
        <w:tc>
          <w:tcPr>
            <w:tcW w:w="460" w:type="pct"/>
          </w:tcPr>
          <w:p w14:paraId="243C4B10" w14:textId="77777777" w:rsidR="00736ECF" w:rsidRDefault="00736ECF">
            <w:pPr>
              <w:pStyle w:val="Compact"/>
              <w:jc w:val="right"/>
            </w:pPr>
            <w:r>
              <w:t>237</w:t>
            </w:r>
          </w:p>
        </w:tc>
        <w:tc>
          <w:tcPr>
            <w:tcW w:w="327" w:type="pct"/>
          </w:tcPr>
          <w:p w14:paraId="381859F0" w14:textId="77777777" w:rsidR="00736ECF" w:rsidRDefault="00736ECF">
            <w:pPr>
              <w:pStyle w:val="Compact"/>
              <w:jc w:val="right"/>
            </w:pPr>
            <w:r>
              <w:t>155</w:t>
            </w:r>
          </w:p>
        </w:tc>
        <w:tc>
          <w:tcPr>
            <w:tcW w:w="430" w:type="pct"/>
          </w:tcPr>
          <w:p w14:paraId="193F1DB6" w14:textId="77777777" w:rsidR="00736ECF" w:rsidRDefault="00736ECF">
            <w:pPr>
              <w:pStyle w:val="Compact"/>
              <w:jc w:val="right"/>
            </w:pPr>
            <w:r>
              <w:t>1·53</w:t>
            </w:r>
          </w:p>
        </w:tc>
        <w:tc>
          <w:tcPr>
            <w:tcW w:w="395" w:type="pct"/>
          </w:tcPr>
          <w:p w14:paraId="25639A92" w14:textId="77777777" w:rsidR="00736ECF" w:rsidRDefault="00736ECF">
            <w:pPr>
              <w:pStyle w:val="Compact"/>
              <w:jc w:val="right"/>
            </w:pPr>
            <w:r>
              <w:t>196</w:t>
            </w:r>
          </w:p>
        </w:tc>
        <w:tc>
          <w:tcPr>
            <w:tcW w:w="341" w:type="pct"/>
          </w:tcPr>
          <w:p w14:paraId="792DA981" w14:textId="77777777" w:rsidR="00736ECF" w:rsidRDefault="00736ECF">
            <w:pPr>
              <w:pStyle w:val="Compact"/>
              <w:jc w:val="right"/>
            </w:pPr>
            <w:r>
              <w:t>157</w:t>
            </w:r>
          </w:p>
        </w:tc>
        <w:tc>
          <w:tcPr>
            <w:tcW w:w="430" w:type="pct"/>
          </w:tcPr>
          <w:p w14:paraId="67CCAB3A" w14:textId="77777777" w:rsidR="00736ECF" w:rsidRDefault="00736ECF">
            <w:pPr>
              <w:pStyle w:val="Compact"/>
              <w:jc w:val="right"/>
            </w:pPr>
            <w:r>
              <w:t>1·25</w:t>
            </w:r>
          </w:p>
        </w:tc>
      </w:tr>
      <w:tr w:rsidR="006A1475" w14:paraId="5ADDC2D1" w14:textId="77777777" w:rsidTr="006A1475">
        <w:tc>
          <w:tcPr>
            <w:tcW w:w="2617" w:type="pct"/>
          </w:tcPr>
          <w:p w14:paraId="582D2ABD" w14:textId="77777777" w:rsidR="00736ECF" w:rsidRDefault="00736ECF" w:rsidP="001D5C52">
            <w:pPr>
              <w:pStyle w:val="Compact"/>
              <w:ind w:left="170"/>
            </w:pPr>
            <w:r>
              <w:t>Accident and emergency (contacts)</w:t>
            </w:r>
          </w:p>
        </w:tc>
        <w:tc>
          <w:tcPr>
            <w:tcW w:w="460" w:type="pct"/>
          </w:tcPr>
          <w:p w14:paraId="57CD87AD" w14:textId="77777777" w:rsidR="00736ECF" w:rsidRDefault="00736ECF">
            <w:pPr>
              <w:pStyle w:val="Compact"/>
              <w:jc w:val="right"/>
            </w:pPr>
            <w:r>
              <w:t>42</w:t>
            </w:r>
          </w:p>
        </w:tc>
        <w:tc>
          <w:tcPr>
            <w:tcW w:w="327" w:type="pct"/>
          </w:tcPr>
          <w:p w14:paraId="02DACAB9" w14:textId="77777777" w:rsidR="00736ECF" w:rsidRDefault="00736ECF">
            <w:pPr>
              <w:pStyle w:val="Compact"/>
              <w:jc w:val="right"/>
            </w:pPr>
            <w:r>
              <w:t>156</w:t>
            </w:r>
          </w:p>
        </w:tc>
        <w:tc>
          <w:tcPr>
            <w:tcW w:w="430" w:type="pct"/>
          </w:tcPr>
          <w:p w14:paraId="1E9FCAA4" w14:textId="77777777" w:rsidR="00736ECF" w:rsidRDefault="00736ECF">
            <w:pPr>
              <w:pStyle w:val="Compact"/>
              <w:jc w:val="right"/>
            </w:pPr>
            <w:r>
              <w:t>0·27</w:t>
            </w:r>
          </w:p>
        </w:tc>
        <w:tc>
          <w:tcPr>
            <w:tcW w:w="395" w:type="pct"/>
          </w:tcPr>
          <w:p w14:paraId="732DA83B" w14:textId="77777777" w:rsidR="00736ECF" w:rsidRDefault="00736ECF">
            <w:pPr>
              <w:pStyle w:val="Compact"/>
              <w:jc w:val="right"/>
            </w:pPr>
            <w:r>
              <w:t>41</w:t>
            </w:r>
          </w:p>
        </w:tc>
        <w:tc>
          <w:tcPr>
            <w:tcW w:w="341" w:type="pct"/>
          </w:tcPr>
          <w:p w14:paraId="399BC82F" w14:textId="77777777" w:rsidR="00736ECF" w:rsidRDefault="00736ECF">
            <w:pPr>
              <w:pStyle w:val="Compact"/>
              <w:jc w:val="right"/>
            </w:pPr>
            <w:r>
              <w:t>157</w:t>
            </w:r>
          </w:p>
        </w:tc>
        <w:tc>
          <w:tcPr>
            <w:tcW w:w="430" w:type="pct"/>
          </w:tcPr>
          <w:p w14:paraId="285B8A84" w14:textId="77777777" w:rsidR="00736ECF" w:rsidRDefault="00736ECF">
            <w:pPr>
              <w:pStyle w:val="Compact"/>
              <w:jc w:val="right"/>
            </w:pPr>
            <w:r>
              <w:t>0·26</w:t>
            </w:r>
          </w:p>
        </w:tc>
      </w:tr>
      <w:tr w:rsidR="006A1475" w14:paraId="1A9183CC" w14:textId="77777777" w:rsidTr="006A1475">
        <w:tc>
          <w:tcPr>
            <w:tcW w:w="2617" w:type="pct"/>
          </w:tcPr>
          <w:p w14:paraId="0887B61A" w14:textId="77777777" w:rsidR="00736ECF" w:rsidRDefault="00736ECF" w:rsidP="001D5C52">
            <w:pPr>
              <w:pStyle w:val="Compact"/>
              <w:ind w:left="170"/>
            </w:pPr>
            <w:r>
              <w:t>Accident and emergency (admitted)</w:t>
            </w:r>
          </w:p>
        </w:tc>
        <w:tc>
          <w:tcPr>
            <w:tcW w:w="460" w:type="pct"/>
          </w:tcPr>
          <w:p w14:paraId="5961C5AE" w14:textId="77777777" w:rsidR="00736ECF" w:rsidRDefault="00736ECF">
            <w:pPr>
              <w:pStyle w:val="Compact"/>
              <w:jc w:val="right"/>
            </w:pPr>
            <w:r>
              <w:t>17</w:t>
            </w:r>
          </w:p>
        </w:tc>
        <w:tc>
          <w:tcPr>
            <w:tcW w:w="327" w:type="pct"/>
          </w:tcPr>
          <w:p w14:paraId="16E993EF" w14:textId="77777777" w:rsidR="00736ECF" w:rsidRDefault="00736ECF">
            <w:pPr>
              <w:pStyle w:val="Compact"/>
              <w:jc w:val="right"/>
            </w:pPr>
            <w:r>
              <w:t>156</w:t>
            </w:r>
          </w:p>
        </w:tc>
        <w:tc>
          <w:tcPr>
            <w:tcW w:w="430" w:type="pct"/>
          </w:tcPr>
          <w:p w14:paraId="19DCE4A2" w14:textId="77777777" w:rsidR="00736ECF" w:rsidRDefault="00736ECF">
            <w:pPr>
              <w:pStyle w:val="Compact"/>
              <w:jc w:val="right"/>
            </w:pPr>
            <w:r>
              <w:t>0·11</w:t>
            </w:r>
          </w:p>
        </w:tc>
        <w:tc>
          <w:tcPr>
            <w:tcW w:w="395" w:type="pct"/>
          </w:tcPr>
          <w:p w14:paraId="4A3BE627" w14:textId="77777777" w:rsidR="00736ECF" w:rsidRDefault="00736ECF">
            <w:pPr>
              <w:pStyle w:val="Compact"/>
              <w:jc w:val="right"/>
            </w:pPr>
            <w:r>
              <w:t>23</w:t>
            </w:r>
          </w:p>
        </w:tc>
        <w:tc>
          <w:tcPr>
            <w:tcW w:w="341" w:type="pct"/>
          </w:tcPr>
          <w:p w14:paraId="76F9550F" w14:textId="77777777" w:rsidR="00736ECF" w:rsidRDefault="00736ECF">
            <w:pPr>
              <w:pStyle w:val="Compact"/>
              <w:jc w:val="right"/>
            </w:pPr>
            <w:r>
              <w:t>157</w:t>
            </w:r>
          </w:p>
        </w:tc>
        <w:tc>
          <w:tcPr>
            <w:tcW w:w="430" w:type="pct"/>
          </w:tcPr>
          <w:p w14:paraId="56411A0F" w14:textId="77777777" w:rsidR="00736ECF" w:rsidRDefault="00736ECF">
            <w:pPr>
              <w:pStyle w:val="Compact"/>
              <w:jc w:val="right"/>
            </w:pPr>
            <w:r>
              <w:t>0·15</w:t>
            </w:r>
          </w:p>
        </w:tc>
      </w:tr>
      <w:tr w:rsidR="006A1475" w14:paraId="4F8A0A2E" w14:textId="77777777" w:rsidTr="006A1475">
        <w:tc>
          <w:tcPr>
            <w:tcW w:w="2617" w:type="pct"/>
          </w:tcPr>
          <w:p w14:paraId="5B79F47C" w14:textId="77777777" w:rsidR="00736ECF" w:rsidRDefault="00736ECF" w:rsidP="001D5C52">
            <w:pPr>
              <w:pStyle w:val="Compact"/>
              <w:ind w:left="170"/>
            </w:pPr>
            <w:r>
              <w:t>Accident and emergency (ambulance)</w:t>
            </w:r>
          </w:p>
        </w:tc>
        <w:tc>
          <w:tcPr>
            <w:tcW w:w="460" w:type="pct"/>
          </w:tcPr>
          <w:p w14:paraId="70A52EE8" w14:textId="77777777" w:rsidR="00736ECF" w:rsidRDefault="00736ECF">
            <w:pPr>
              <w:pStyle w:val="Compact"/>
              <w:jc w:val="right"/>
            </w:pPr>
            <w:r>
              <w:t>15</w:t>
            </w:r>
          </w:p>
        </w:tc>
        <w:tc>
          <w:tcPr>
            <w:tcW w:w="327" w:type="pct"/>
          </w:tcPr>
          <w:p w14:paraId="0C056FC6" w14:textId="77777777" w:rsidR="00736ECF" w:rsidRDefault="00736ECF">
            <w:pPr>
              <w:pStyle w:val="Compact"/>
              <w:jc w:val="right"/>
            </w:pPr>
            <w:r>
              <w:t>156</w:t>
            </w:r>
          </w:p>
        </w:tc>
        <w:tc>
          <w:tcPr>
            <w:tcW w:w="430" w:type="pct"/>
          </w:tcPr>
          <w:p w14:paraId="479DAB36" w14:textId="77777777" w:rsidR="00736ECF" w:rsidRDefault="00736ECF">
            <w:pPr>
              <w:pStyle w:val="Compact"/>
              <w:jc w:val="right"/>
            </w:pPr>
            <w:r>
              <w:t>0·10</w:t>
            </w:r>
          </w:p>
        </w:tc>
        <w:tc>
          <w:tcPr>
            <w:tcW w:w="395" w:type="pct"/>
          </w:tcPr>
          <w:p w14:paraId="06BE1DDF" w14:textId="77777777" w:rsidR="00736ECF" w:rsidRDefault="00736ECF">
            <w:pPr>
              <w:pStyle w:val="Compact"/>
              <w:jc w:val="right"/>
            </w:pPr>
            <w:r>
              <w:t>20</w:t>
            </w:r>
          </w:p>
        </w:tc>
        <w:tc>
          <w:tcPr>
            <w:tcW w:w="341" w:type="pct"/>
          </w:tcPr>
          <w:p w14:paraId="468CB307" w14:textId="77777777" w:rsidR="00736ECF" w:rsidRDefault="00736ECF">
            <w:pPr>
              <w:pStyle w:val="Compact"/>
              <w:jc w:val="right"/>
            </w:pPr>
            <w:r>
              <w:t>157</w:t>
            </w:r>
          </w:p>
        </w:tc>
        <w:tc>
          <w:tcPr>
            <w:tcW w:w="430" w:type="pct"/>
          </w:tcPr>
          <w:p w14:paraId="1EBCE42B" w14:textId="77777777" w:rsidR="00736ECF" w:rsidRDefault="00736ECF">
            <w:pPr>
              <w:pStyle w:val="Compact"/>
              <w:jc w:val="right"/>
            </w:pPr>
            <w:r>
              <w:t>0·13</w:t>
            </w:r>
          </w:p>
        </w:tc>
      </w:tr>
      <w:tr w:rsidR="006A1475" w14:paraId="7D43EA41" w14:textId="77777777" w:rsidTr="006A1475">
        <w:tc>
          <w:tcPr>
            <w:tcW w:w="2617" w:type="pct"/>
          </w:tcPr>
          <w:p w14:paraId="7DB56844" w14:textId="77777777" w:rsidR="00736ECF" w:rsidRDefault="00736ECF" w:rsidP="001D5C52">
            <w:pPr>
              <w:pStyle w:val="Compact"/>
              <w:ind w:left="170"/>
            </w:pPr>
            <w:r>
              <w:t>Inpatient (nights)</w:t>
            </w:r>
          </w:p>
        </w:tc>
        <w:tc>
          <w:tcPr>
            <w:tcW w:w="460" w:type="pct"/>
          </w:tcPr>
          <w:p w14:paraId="336DE593" w14:textId="77777777" w:rsidR="00736ECF" w:rsidRDefault="00736ECF">
            <w:pPr>
              <w:pStyle w:val="Compact"/>
              <w:jc w:val="right"/>
            </w:pPr>
            <w:r>
              <w:t>34</w:t>
            </w:r>
          </w:p>
        </w:tc>
        <w:tc>
          <w:tcPr>
            <w:tcW w:w="327" w:type="pct"/>
          </w:tcPr>
          <w:p w14:paraId="1A0D0F66" w14:textId="77777777" w:rsidR="00736ECF" w:rsidRDefault="00736ECF">
            <w:pPr>
              <w:pStyle w:val="Compact"/>
              <w:jc w:val="right"/>
            </w:pPr>
            <w:r>
              <w:t>155</w:t>
            </w:r>
          </w:p>
        </w:tc>
        <w:tc>
          <w:tcPr>
            <w:tcW w:w="430" w:type="pct"/>
          </w:tcPr>
          <w:p w14:paraId="02146B1D" w14:textId="77777777" w:rsidR="00736ECF" w:rsidRDefault="00736ECF">
            <w:pPr>
              <w:pStyle w:val="Compact"/>
              <w:jc w:val="right"/>
            </w:pPr>
            <w:r>
              <w:t>0·22</w:t>
            </w:r>
          </w:p>
        </w:tc>
        <w:tc>
          <w:tcPr>
            <w:tcW w:w="395" w:type="pct"/>
          </w:tcPr>
          <w:p w14:paraId="645DEDB5" w14:textId="77777777" w:rsidR="00736ECF" w:rsidRDefault="00736ECF">
            <w:pPr>
              <w:pStyle w:val="Compact"/>
              <w:jc w:val="right"/>
            </w:pPr>
            <w:r>
              <w:t>19</w:t>
            </w:r>
          </w:p>
        </w:tc>
        <w:tc>
          <w:tcPr>
            <w:tcW w:w="341" w:type="pct"/>
          </w:tcPr>
          <w:p w14:paraId="02751F1D" w14:textId="77777777" w:rsidR="00736ECF" w:rsidRDefault="00736ECF">
            <w:pPr>
              <w:pStyle w:val="Compact"/>
              <w:jc w:val="right"/>
            </w:pPr>
            <w:r>
              <w:t>156</w:t>
            </w:r>
          </w:p>
        </w:tc>
        <w:tc>
          <w:tcPr>
            <w:tcW w:w="430" w:type="pct"/>
          </w:tcPr>
          <w:p w14:paraId="6237444B" w14:textId="77777777" w:rsidR="00736ECF" w:rsidRDefault="00736ECF">
            <w:pPr>
              <w:pStyle w:val="Compact"/>
              <w:jc w:val="right"/>
            </w:pPr>
            <w:r>
              <w:t>0·12</w:t>
            </w:r>
          </w:p>
        </w:tc>
      </w:tr>
      <w:tr w:rsidR="006A1475" w14:paraId="438498B4" w14:textId="77777777" w:rsidTr="006A1475">
        <w:tc>
          <w:tcPr>
            <w:tcW w:w="2617" w:type="pct"/>
          </w:tcPr>
          <w:p w14:paraId="317EBDDE" w14:textId="77777777" w:rsidR="00736ECF" w:rsidRDefault="00736ECF" w:rsidP="001D5C52">
            <w:pPr>
              <w:pStyle w:val="Compact"/>
              <w:ind w:left="170"/>
            </w:pPr>
            <w:r>
              <w:t>Outpatient (appointments)</w:t>
            </w:r>
          </w:p>
        </w:tc>
        <w:tc>
          <w:tcPr>
            <w:tcW w:w="460" w:type="pct"/>
          </w:tcPr>
          <w:p w14:paraId="6646CA08" w14:textId="77777777" w:rsidR="00736ECF" w:rsidRDefault="00736ECF">
            <w:pPr>
              <w:pStyle w:val="Compact"/>
              <w:jc w:val="right"/>
            </w:pPr>
            <w:r>
              <w:t>27</w:t>
            </w:r>
          </w:p>
        </w:tc>
        <w:tc>
          <w:tcPr>
            <w:tcW w:w="327" w:type="pct"/>
          </w:tcPr>
          <w:p w14:paraId="44C193AF" w14:textId="77777777" w:rsidR="00736ECF" w:rsidRDefault="00736ECF">
            <w:pPr>
              <w:pStyle w:val="Compact"/>
              <w:jc w:val="right"/>
            </w:pPr>
            <w:r>
              <w:t>155</w:t>
            </w:r>
          </w:p>
        </w:tc>
        <w:tc>
          <w:tcPr>
            <w:tcW w:w="430" w:type="pct"/>
          </w:tcPr>
          <w:p w14:paraId="514B874D" w14:textId="77777777" w:rsidR="00736ECF" w:rsidRDefault="00736ECF">
            <w:pPr>
              <w:pStyle w:val="Compact"/>
              <w:jc w:val="right"/>
            </w:pPr>
            <w:r>
              <w:t>0·17</w:t>
            </w:r>
          </w:p>
        </w:tc>
        <w:tc>
          <w:tcPr>
            <w:tcW w:w="395" w:type="pct"/>
          </w:tcPr>
          <w:p w14:paraId="59926FEF" w14:textId="77777777" w:rsidR="00736ECF" w:rsidRDefault="00736ECF">
            <w:pPr>
              <w:pStyle w:val="Compact"/>
              <w:jc w:val="right"/>
            </w:pPr>
            <w:r>
              <w:t>82</w:t>
            </w:r>
          </w:p>
        </w:tc>
        <w:tc>
          <w:tcPr>
            <w:tcW w:w="341" w:type="pct"/>
          </w:tcPr>
          <w:p w14:paraId="61DD114B" w14:textId="77777777" w:rsidR="00736ECF" w:rsidRDefault="00736ECF">
            <w:pPr>
              <w:pStyle w:val="Compact"/>
              <w:jc w:val="right"/>
            </w:pPr>
            <w:r>
              <w:t>157</w:t>
            </w:r>
          </w:p>
        </w:tc>
        <w:tc>
          <w:tcPr>
            <w:tcW w:w="430" w:type="pct"/>
          </w:tcPr>
          <w:p w14:paraId="78ED528B" w14:textId="77777777" w:rsidR="00736ECF" w:rsidRDefault="00736ECF">
            <w:pPr>
              <w:pStyle w:val="Compact"/>
              <w:jc w:val="right"/>
            </w:pPr>
            <w:r>
              <w:t>0·52</w:t>
            </w:r>
          </w:p>
        </w:tc>
      </w:tr>
      <w:tr w:rsidR="006A1475" w14:paraId="51A237E9" w14:textId="77777777" w:rsidTr="006A1475">
        <w:tc>
          <w:tcPr>
            <w:tcW w:w="2617" w:type="pct"/>
          </w:tcPr>
          <w:p w14:paraId="50E3151F" w14:textId="77777777" w:rsidR="00736ECF" w:rsidRDefault="00736ECF" w:rsidP="001D5C52">
            <w:pPr>
              <w:pStyle w:val="Compact"/>
              <w:ind w:left="170"/>
            </w:pPr>
            <w:r>
              <w:t>Community care (contacts)</w:t>
            </w:r>
          </w:p>
        </w:tc>
        <w:tc>
          <w:tcPr>
            <w:tcW w:w="460" w:type="pct"/>
          </w:tcPr>
          <w:p w14:paraId="32AE1709" w14:textId="77777777" w:rsidR="00736ECF" w:rsidRDefault="00736ECF">
            <w:pPr>
              <w:pStyle w:val="Compact"/>
              <w:jc w:val="right"/>
            </w:pPr>
            <w:r>
              <w:t>816</w:t>
            </w:r>
          </w:p>
        </w:tc>
        <w:tc>
          <w:tcPr>
            <w:tcW w:w="327" w:type="pct"/>
          </w:tcPr>
          <w:p w14:paraId="5BB686C4" w14:textId="77777777" w:rsidR="00736ECF" w:rsidRDefault="00736ECF">
            <w:pPr>
              <w:pStyle w:val="Compact"/>
              <w:jc w:val="right"/>
            </w:pPr>
            <w:r>
              <w:t>155</w:t>
            </w:r>
          </w:p>
        </w:tc>
        <w:tc>
          <w:tcPr>
            <w:tcW w:w="430" w:type="pct"/>
          </w:tcPr>
          <w:p w14:paraId="045CE686" w14:textId="77777777" w:rsidR="00736ECF" w:rsidRDefault="00736ECF">
            <w:pPr>
              <w:pStyle w:val="Compact"/>
              <w:jc w:val="right"/>
            </w:pPr>
            <w:r>
              <w:t>5·26</w:t>
            </w:r>
          </w:p>
        </w:tc>
        <w:tc>
          <w:tcPr>
            <w:tcW w:w="395" w:type="pct"/>
          </w:tcPr>
          <w:p w14:paraId="7B044392" w14:textId="77777777" w:rsidR="00736ECF" w:rsidRDefault="00736ECF">
            <w:pPr>
              <w:pStyle w:val="Compact"/>
              <w:jc w:val="right"/>
            </w:pPr>
            <w:r>
              <w:t>1181</w:t>
            </w:r>
          </w:p>
        </w:tc>
        <w:tc>
          <w:tcPr>
            <w:tcW w:w="341" w:type="pct"/>
          </w:tcPr>
          <w:p w14:paraId="6DA12E46" w14:textId="77777777" w:rsidR="00736ECF" w:rsidRDefault="00736ECF">
            <w:pPr>
              <w:pStyle w:val="Compact"/>
              <w:jc w:val="right"/>
            </w:pPr>
            <w:r>
              <w:t>157</w:t>
            </w:r>
          </w:p>
        </w:tc>
        <w:tc>
          <w:tcPr>
            <w:tcW w:w="430" w:type="pct"/>
          </w:tcPr>
          <w:p w14:paraId="5B79258B" w14:textId="77777777" w:rsidR="00736ECF" w:rsidRDefault="00736ECF">
            <w:pPr>
              <w:pStyle w:val="Compact"/>
              <w:jc w:val="right"/>
            </w:pPr>
            <w:r>
              <w:t>7·52</w:t>
            </w:r>
          </w:p>
        </w:tc>
      </w:tr>
      <w:tr w:rsidR="006A1475" w14:paraId="155D7733" w14:textId="77777777" w:rsidTr="006A1475">
        <w:tc>
          <w:tcPr>
            <w:tcW w:w="2617" w:type="pct"/>
          </w:tcPr>
          <w:p w14:paraId="5747CD7E" w14:textId="77777777" w:rsidR="00736ECF" w:rsidRDefault="00736ECF" w:rsidP="001D5C52">
            <w:pPr>
              <w:pStyle w:val="Compact"/>
              <w:ind w:left="170"/>
            </w:pPr>
            <w:r>
              <w:t>Custody (days)</w:t>
            </w:r>
          </w:p>
        </w:tc>
        <w:tc>
          <w:tcPr>
            <w:tcW w:w="460" w:type="pct"/>
          </w:tcPr>
          <w:p w14:paraId="78A35188" w14:textId="77777777" w:rsidR="00736ECF" w:rsidRDefault="00736ECF">
            <w:pPr>
              <w:pStyle w:val="Compact"/>
              <w:jc w:val="right"/>
            </w:pPr>
            <w:r>
              <w:t>380</w:t>
            </w:r>
          </w:p>
        </w:tc>
        <w:tc>
          <w:tcPr>
            <w:tcW w:w="327" w:type="pct"/>
          </w:tcPr>
          <w:p w14:paraId="2C7BCACA" w14:textId="77777777" w:rsidR="00736ECF" w:rsidRDefault="00736ECF">
            <w:pPr>
              <w:pStyle w:val="Compact"/>
              <w:jc w:val="right"/>
            </w:pPr>
            <w:r>
              <w:t>154</w:t>
            </w:r>
          </w:p>
        </w:tc>
        <w:tc>
          <w:tcPr>
            <w:tcW w:w="430" w:type="pct"/>
          </w:tcPr>
          <w:p w14:paraId="241F6EF1" w14:textId="77777777" w:rsidR="00736ECF" w:rsidRDefault="00736ECF">
            <w:pPr>
              <w:pStyle w:val="Compact"/>
              <w:jc w:val="right"/>
            </w:pPr>
            <w:r>
              <w:t>2·47</w:t>
            </w:r>
          </w:p>
        </w:tc>
        <w:tc>
          <w:tcPr>
            <w:tcW w:w="395" w:type="pct"/>
          </w:tcPr>
          <w:p w14:paraId="64EFD8EF" w14:textId="77777777" w:rsidR="00736ECF" w:rsidRDefault="00736ECF">
            <w:pPr>
              <w:pStyle w:val="Compact"/>
              <w:jc w:val="right"/>
            </w:pPr>
            <w:r>
              <w:t>843</w:t>
            </w:r>
          </w:p>
        </w:tc>
        <w:tc>
          <w:tcPr>
            <w:tcW w:w="341" w:type="pct"/>
          </w:tcPr>
          <w:p w14:paraId="60622A4E" w14:textId="77777777" w:rsidR="00736ECF" w:rsidRDefault="00736ECF">
            <w:pPr>
              <w:pStyle w:val="Compact"/>
              <w:jc w:val="right"/>
            </w:pPr>
            <w:r>
              <w:t>157</w:t>
            </w:r>
          </w:p>
        </w:tc>
        <w:tc>
          <w:tcPr>
            <w:tcW w:w="430" w:type="pct"/>
          </w:tcPr>
          <w:p w14:paraId="30FDD83D" w14:textId="77777777" w:rsidR="00736ECF" w:rsidRDefault="00736ECF">
            <w:pPr>
              <w:pStyle w:val="Compact"/>
              <w:jc w:val="right"/>
            </w:pPr>
            <w:r>
              <w:t>5·37</w:t>
            </w:r>
          </w:p>
        </w:tc>
      </w:tr>
      <w:tr w:rsidR="006A1475" w14:paraId="45306E31" w14:textId="77777777" w:rsidTr="006A1475">
        <w:tc>
          <w:tcPr>
            <w:tcW w:w="2617" w:type="pct"/>
          </w:tcPr>
          <w:p w14:paraId="3DB2AD9A" w14:textId="77777777" w:rsidR="00736ECF" w:rsidRDefault="00736ECF" w:rsidP="001D5C52">
            <w:pPr>
              <w:pStyle w:val="Compact"/>
              <w:ind w:left="170"/>
            </w:pPr>
            <w:r>
              <w:t>CJ professional (contacts)</w:t>
            </w:r>
          </w:p>
        </w:tc>
        <w:tc>
          <w:tcPr>
            <w:tcW w:w="460" w:type="pct"/>
          </w:tcPr>
          <w:p w14:paraId="0ABAD121" w14:textId="77777777" w:rsidR="00736ECF" w:rsidRDefault="00736ECF">
            <w:pPr>
              <w:pStyle w:val="Compact"/>
              <w:jc w:val="right"/>
            </w:pPr>
            <w:r>
              <w:t>295</w:t>
            </w:r>
          </w:p>
        </w:tc>
        <w:tc>
          <w:tcPr>
            <w:tcW w:w="327" w:type="pct"/>
          </w:tcPr>
          <w:p w14:paraId="3BF58CD8" w14:textId="77777777" w:rsidR="00736ECF" w:rsidRDefault="00736ECF">
            <w:pPr>
              <w:pStyle w:val="Compact"/>
              <w:jc w:val="right"/>
            </w:pPr>
            <w:r>
              <w:t>155</w:t>
            </w:r>
          </w:p>
        </w:tc>
        <w:tc>
          <w:tcPr>
            <w:tcW w:w="430" w:type="pct"/>
          </w:tcPr>
          <w:p w14:paraId="56291A9A" w14:textId="77777777" w:rsidR="00736ECF" w:rsidRDefault="00736ECF">
            <w:pPr>
              <w:pStyle w:val="Compact"/>
              <w:jc w:val="right"/>
            </w:pPr>
            <w:r>
              <w:t>1·90</w:t>
            </w:r>
          </w:p>
        </w:tc>
        <w:tc>
          <w:tcPr>
            <w:tcW w:w="395" w:type="pct"/>
          </w:tcPr>
          <w:p w14:paraId="01EE6183" w14:textId="77777777" w:rsidR="00736ECF" w:rsidRDefault="00736ECF">
            <w:pPr>
              <w:pStyle w:val="Compact"/>
              <w:jc w:val="right"/>
            </w:pPr>
            <w:r>
              <w:t>164</w:t>
            </w:r>
          </w:p>
        </w:tc>
        <w:tc>
          <w:tcPr>
            <w:tcW w:w="341" w:type="pct"/>
          </w:tcPr>
          <w:p w14:paraId="311F90B8" w14:textId="77777777" w:rsidR="00736ECF" w:rsidRDefault="00736ECF">
            <w:pPr>
              <w:pStyle w:val="Compact"/>
              <w:jc w:val="right"/>
            </w:pPr>
            <w:r>
              <w:t>157</w:t>
            </w:r>
          </w:p>
        </w:tc>
        <w:tc>
          <w:tcPr>
            <w:tcW w:w="430" w:type="pct"/>
          </w:tcPr>
          <w:p w14:paraId="22FFAA2E" w14:textId="77777777" w:rsidR="00736ECF" w:rsidRDefault="00736ECF">
            <w:pPr>
              <w:pStyle w:val="Compact"/>
              <w:jc w:val="right"/>
            </w:pPr>
            <w:r>
              <w:t>1·04</w:t>
            </w:r>
          </w:p>
        </w:tc>
      </w:tr>
      <w:tr w:rsidR="006A1475" w14:paraId="57BE08C7" w14:textId="77777777" w:rsidTr="006A1475">
        <w:tc>
          <w:tcPr>
            <w:tcW w:w="2617" w:type="pct"/>
          </w:tcPr>
          <w:p w14:paraId="6E003294" w14:textId="77777777" w:rsidR="00736ECF" w:rsidRDefault="00736ECF" w:rsidP="001D5C52">
            <w:pPr>
              <w:pStyle w:val="Compact"/>
              <w:ind w:left="170"/>
            </w:pPr>
            <w:r>
              <w:t>Victim of crime (number of offences)</w:t>
            </w:r>
          </w:p>
        </w:tc>
        <w:tc>
          <w:tcPr>
            <w:tcW w:w="460" w:type="pct"/>
          </w:tcPr>
          <w:p w14:paraId="18A13D5F" w14:textId="77777777" w:rsidR="00736ECF" w:rsidRDefault="00736ECF">
            <w:pPr>
              <w:pStyle w:val="Compact"/>
              <w:jc w:val="right"/>
            </w:pPr>
            <w:r>
              <w:t>52</w:t>
            </w:r>
          </w:p>
        </w:tc>
        <w:tc>
          <w:tcPr>
            <w:tcW w:w="327" w:type="pct"/>
          </w:tcPr>
          <w:p w14:paraId="7CBC24AC" w14:textId="77777777" w:rsidR="00736ECF" w:rsidRDefault="00736ECF">
            <w:pPr>
              <w:pStyle w:val="Compact"/>
              <w:jc w:val="right"/>
            </w:pPr>
            <w:r>
              <w:t>154</w:t>
            </w:r>
          </w:p>
        </w:tc>
        <w:tc>
          <w:tcPr>
            <w:tcW w:w="430" w:type="pct"/>
          </w:tcPr>
          <w:p w14:paraId="58D7DF68" w14:textId="77777777" w:rsidR="00736ECF" w:rsidRDefault="00736ECF">
            <w:pPr>
              <w:pStyle w:val="Compact"/>
              <w:jc w:val="right"/>
            </w:pPr>
            <w:r>
              <w:t>0·34</w:t>
            </w:r>
          </w:p>
        </w:tc>
        <w:tc>
          <w:tcPr>
            <w:tcW w:w="395" w:type="pct"/>
          </w:tcPr>
          <w:p w14:paraId="6CA27B9C" w14:textId="77777777" w:rsidR="00736ECF" w:rsidRDefault="00736ECF">
            <w:pPr>
              <w:pStyle w:val="Compact"/>
              <w:jc w:val="right"/>
            </w:pPr>
            <w:r>
              <w:t>40</w:t>
            </w:r>
          </w:p>
        </w:tc>
        <w:tc>
          <w:tcPr>
            <w:tcW w:w="341" w:type="pct"/>
          </w:tcPr>
          <w:p w14:paraId="306CFFEA" w14:textId="77777777" w:rsidR="00736ECF" w:rsidRDefault="00736ECF">
            <w:pPr>
              <w:pStyle w:val="Compact"/>
              <w:jc w:val="right"/>
            </w:pPr>
            <w:r>
              <w:t>157</w:t>
            </w:r>
          </w:p>
        </w:tc>
        <w:tc>
          <w:tcPr>
            <w:tcW w:w="430" w:type="pct"/>
          </w:tcPr>
          <w:p w14:paraId="60A291BE" w14:textId="77777777" w:rsidR="00736ECF" w:rsidRDefault="00736ECF">
            <w:pPr>
              <w:pStyle w:val="Compact"/>
              <w:jc w:val="right"/>
            </w:pPr>
            <w:r>
              <w:t>0·25</w:t>
            </w:r>
          </w:p>
        </w:tc>
      </w:tr>
      <w:tr w:rsidR="006A1475" w14:paraId="599CA381" w14:textId="77777777" w:rsidTr="006A1475">
        <w:tc>
          <w:tcPr>
            <w:tcW w:w="2617" w:type="pct"/>
          </w:tcPr>
          <w:p w14:paraId="3063A392" w14:textId="77777777" w:rsidR="00736ECF" w:rsidRDefault="00736ECF" w:rsidP="001D5C52">
            <w:pPr>
              <w:pStyle w:val="Compact"/>
              <w:ind w:left="170"/>
            </w:pPr>
            <w:r>
              <w:t>Crime committed (number of offences)</w:t>
            </w:r>
          </w:p>
        </w:tc>
        <w:tc>
          <w:tcPr>
            <w:tcW w:w="460" w:type="pct"/>
          </w:tcPr>
          <w:p w14:paraId="7986D361" w14:textId="77777777" w:rsidR="00736ECF" w:rsidRDefault="00736ECF">
            <w:pPr>
              <w:pStyle w:val="Compact"/>
              <w:jc w:val="right"/>
            </w:pPr>
            <w:r>
              <w:t>32</w:t>
            </w:r>
          </w:p>
        </w:tc>
        <w:tc>
          <w:tcPr>
            <w:tcW w:w="327" w:type="pct"/>
          </w:tcPr>
          <w:p w14:paraId="44682B0C" w14:textId="77777777" w:rsidR="00736ECF" w:rsidRDefault="00736ECF">
            <w:pPr>
              <w:pStyle w:val="Compact"/>
              <w:jc w:val="right"/>
            </w:pPr>
            <w:r>
              <w:t>154</w:t>
            </w:r>
          </w:p>
        </w:tc>
        <w:tc>
          <w:tcPr>
            <w:tcW w:w="430" w:type="pct"/>
          </w:tcPr>
          <w:p w14:paraId="6B483A1B" w14:textId="77777777" w:rsidR="00736ECF" w:rsidRDefault="00736ECF">
            <w:pPr>
              <w:pStyle w:val="Compact"/>
              <w:jc w:val="right"/>
            </w:pPr>
            <w:r>
              <w:t>0·21</w:t>
            </w:r>
          </w:p>
        </w:tc>
        <w:tc>
          <w:tcPr>
            <w:tcW w:w="395" w:type="pct"/>
          </w:tcPr>
          <w:p w14:paraId="4CEA1A57" w14:textId="77777777" w:rsidR="00736ECF" w:rsidRDefault="00736ECF">
            <w:pPr>
              <w:pStyle w:val="Compact"/>
              <w:jc w:val="right"/>
            </w:pPr>
            <w:r>
              <w:t>34</w:t>
            </w:r>
          </w:p>
        </w:tc>
        <w:tc>
          <w:tcPr>
            <w:tcW w:w="341" w:type="pct"/>
          </w:tcPr>
          <w:p w14:paraId="4C015140" w14:textId="77777777" w:rsidR="00736ECF" w:rsidRDefault="00736ECF">
            <w:pPr>
              <w:pStyle w:val="Compact"/>
              <w:jc w:val="right"/>
            </w:pPr>
            <w:r>
              <w:t>157</w:t>
            </w:r>
          </w:p>
        </w:tc>
        <w:tc>
          <w:tcPr>
            <w:tcW w:w="430" w:type="pct"/>
          </w:tcPr>
          <w:p w14:paraId="6996CF53" w14:textId="77777777" w:rsidR="00736ECF" w:rsidRDefault="00736ECF">
            <w:pPr>
              <w:pStyle w:val="Compact"/>
              <w:jc w:val="right"/>
            </w:pPr>
            <w:r>
              <w:t>0·22</w:t>
            </w:r>
          </w:p>
        </w:tc>
      </w:tr>
      <w:tr w:rsidR="00736ECF" w14:paraId="5ADCD21A" w14:textId="77777777" w:rsidTr="006A1475">
        <w:tc>
          <w:tcPr>
            <w:tcW w:w="5000" w:type="pct"/>
            <w:gridSpan w:val="7"/>
          </w:tcPr>
          <w:p w14:paraId="69396B78" w14:textId="77777777" w:rsidR="00736ECF" w:rsidRDefault="00736ECF">
            <w:pPr>
              <w:pStyle w:val="Compact"/>
            </w:pPr>
            <w:r>
              <w:rPr>
                <w:b/>
                <w:bCs/>
              </w:rPr>
              <w:t>Week 4</w:t>
            </w:r>
          </w:p>
        </w:tc>
      </w:tr>
      <w:tr w:rsidR="006A1475" w14:paraId="26605E2D" w14:textId="77777777" w:rsidTr="006A1475">
        <w:tc>
          <w:tcPr>
            <w:tcW w:w="2617" w:type="pct"/>
          </w:tcPr>
          <w:p w14:paraId="647524C8" w14:textId="77777777" w:rsidR="00736ECF" w:rsidRDefault="00736ECF" w:rsidP="001D5C52">
            <w:pPr>
              <w:pStyle w:val="Compact"/>
              <w:ind w:left="170"/>
            </w:pPr>
            <w:r>
              <w:t>Keyworker (short)</w:t>
            </w:r>
          </w:p>
        </w:tc>
        <w:tc>
          <w:tcPr>
            <w:tcW w:w="460" w:type="pct"/>
          </w:tcPr>
          <w:p w14:paraId="7D10F7BA" w14:textId="77777777" w:rsidR="00736ECF" w:rsidRDefault="00736ECF">
            <w:pPr>
              <w:pStyle w:val="Compact"/>
              <w:jc w:val="right"/>
            </w:pPr>
            <w:r>
              <w:t>198</w:t>
            </w:r>
          </w:p>
        </w:tc>
        <w:tc>
          <w:tcPr>
            <w:tcW w:w="327" w:type="pct"/>
          </w:tcPr>
          <w:p w14:paraId="0EFC8A11" w14:textId="77777777" w:rsidR="00736ECF" w:rsidRDefault="00736ECF">
            <w:pPr>
              <w:pStyle w:val="Compact"/>
              <w:jc w:val="right"/>
            </w:pPr>
            <w:r>
              <w:t>103</w:t>
            </w:r>
          </w:p>
        </w:tc>
        <w:tc>
          <w:tcPr>
            <w:tcW w:w="430" w:type="pct"/>
          </w:tcPr>
          <w:p w14:paraId="09496C72" w14:textId="77777777" w:rsidR="00736ECF" w:rsidRDefault="00736ECF">
            <w:pPr>
              <w:pStyle w:val="Compact"/>
              <w:jc w:val="right"/>
            </w:pPr>
            <w:r>
              <w:t>1·92</w:t>
            </w:r>
          </w:p>
        </w:tc>
        <w:tc>
          <w:tcPr>
            <w:tcW w:w="395" w:type="pct"/>
          </w:tcPr>
          <w:p w14:paraId="60D202B7" w14:textId="77777777" w:rsidR="00736ECF" w:rsidRDefault="00736ECF">
            <w:pPr>
              <w:pStyle w:val="Compact"/>
              <w:jc w:val="right"/>
            </w:pPr>
            <w:r>
              <w:t>154</w:t>
            </w:r>
          </w:p>
        </w:tc>
        <w:tc>
          <w:tcPr>
            <w:tcW w:w="341" w:type="pct"/>
          </w:tcPr>
          <w:p w14:paraId="73BF143F" w14:textId="77777777" w:rsidR="00736ECF" w:rsidRDefault="00736ECF">
            <w:pPr>
              <w:pStyle w:val="Compact"/>
              <w:jc w:val="right"/>
            </w:pPr>
            <w:r>
              <w:t>143</w:t>
            </w:r>
          </w:p>
        </w:tc>
        <w:tc>
          <w:tcPr>
            <w:tcW w:w="430" w:type="pct"/>
          </w:tcPr>
          <w:p w14:paraId="0478B910" w14:textId="77777777" w:rsidR="00736ECF" w:rsidRDefault="00736ECF">
            <w:pPr>
              <w:pStyle w:val="Compact"/>
              <w:jc w:val="right"/>
            </w:pPr>
            <w:r>
              <w:t>1·08</w:t>
            </w:r>
          </w:p>
        </w:tc>
      </w:tr>
      <w:tr w:rsidR="006A1475" w14:paraId="2D52BE1B" w14:textId="77777777" w:rsidTr="006A1475">
        <w:tc>
          <w:tcPr>
            <w:tcW w:w="2617" w:type="pct"/>
          </w:tcPr>
          <w:p w14:paraId="5A09A323" w14:textId="77777777" w:rsidR="00736ECF" w:rsidRDefault="00736ECF" w:rsidP="001D5C52">
            <w:pPr>
              <w:pStyle w:val="Compact"/>
              <w:ind w:left="170"/>
            </w:pPr>
            <w:r>
              <w:t>Keyworker (long)</w:t>
            </w:r>
          </w:p>
        </w:tc>
        <w:tc>
          <w:tcPr>
            <w:tcW w:w="460" w:type="pct"/>
          </w:tcPr>
          <w:p w14:paraId="3EC457CC" w14:textId="77777777" w:rsidR="00736ECF" w:rsidRDefault="00736ECF">
            <w:pPr>
              <w:pStyle w:val="Compact"/>
              <w:jc w:val="right"/>
            </w:pPr>
            <w:r>
              <w:t>21</w:t>
            </w:r>
          </w:p>
        </w:tc>
        <w:tc>
          <w:tcPr>
            <w:tcW w:w="327" w:type="pct"/>
          </w:tcPr>
          <w:p w14:paraId="0D68FE09" w14:textId="77777777" w:rsidR="00736ECF" w:rsidRDefault="00736ECF">
            <w:pPr>
              <w:pStyle w:val="Compact"/>
              <w:jc w:val="right"/>
            </w:pPr>
            <w:r>
              <w:t>103</w:t>
            </w:r>
          </w:p>
        </w:tc>
        <w:tc>
          <w:tcPr>
            <w:tcW w:w="430" w:type="pct"/>
          </w:tcPr>
          <w:p w14:paraId="0FE65958" w14:textId="77777777" w:rsidR="00736ECF" w:rsidRDefault="00736ECF">
            <w:pPr>
              <w:pStyle w:val="Compact"/>
              <w:jc w:val="right"/>
            </w:pPr>
            <w:r>
              <w:t>0·20</w:t>
            </w:r>
          </w:p>
        </w:tc>
        <w:tc>
          <w:tcPr>
            <w:tcW w:w="395" w:type="pct"/>
          </w:tcPr>
          <w:p w14:paraId="12FE2FAE" w14:textId="77777777" w:rsidR="00736ECF" w:rsidRDefault="00736ECF">
            <w:pPr>
              <w:pStyle w:val="Compact"/>
              <w:jc w:val="right"/>
            </w:pPr>
            <w:r>
              <w:t>37</w:t>
            </w:r>
          </w:p>
        </w:tc>
        <w:tc>
          <w:tcPr>
            <w:tcW w:w="341" w:type="pct"/>
          </w:tcPr>
          <w:p w14:paraId="3C77EE38" w14:textId="77777777" w:rsidR="00736ECF" w:rsidRDefault="00736ECF">
            <w:pPr>
              <w:pStyle w:val="Compact"/>
              <w:jc w:val="right"/>
            </w:pPr>
            <w:r>
              <w:t>143</w:t>
            </w:r>
          </w:p>
        </w:tc>
        <w:tc>
          <w:tcPr>
            <w:tcW w:w="430" w:type="pct"/>
          </w:tcPr>
          <w:p w14:paraId="5FFAA32C" w14:textId="77777777" w:rsidR="00736ECF" w:rsidRDefault="00736ECF">
            <w:pPr>
              <w:pStyle w:val="Compact"/>
              <w:jc w:val="right"/>
            </w:pPr>
            <w:r>
              <w:t>0·26</w:t>
            </w:r>
          </w:p>
        </w:tc>
      </w:tr>
      <w:tr w:rsidR="00736ECF" w14:paraId="5CE95A7D" w14:textId="77777777" w:rsidTr="006A1475">
        <w:tc>
          <w:tcPr>
            <w:tcW w:w="5000" w:type="pct"/>
            <w:gridSpan w:val="7"/>
          </w:tcPr>
          <w:p w14:paraId="5A53D398" w14:textId="77777777" w:rsidR="00736ECF" w:rsidRDefault="00736ECF">
            <w:pPr>
              <w:pStyle w:val="Compact"/>
            </w:pPr>
            <w:r>
              <w:rPr>
                <w:b/>
                <w:bCs/>
              </w:rPr>
              <w:t>Week 12</w:t>
            </w:r>
          </w:p>
        </w:tc>
      </w:tr>
      <w:tr w:rsidR="006A1475" w14:paraId="416FD31B" w14:textId="77777777" w:rsidTr="006A1475">
        <w:tc>
          <w:tcPr>
            <w:tcW w:w="2617" w:type="pct"/>
          </w:tcPr>
          <w:p w14:paraId="7F41594E" w14:textId="77777777" w:rsidR="00736ECF" w:rsidRDefault="00736ECF" w:rsidP="001D5C52">
            <w:pPr>
              <w:pStyle w:val="Compact"/>
              <w:ind w:left="170"/>
            </w:pPr>
            <w:r>
              <w:t>Accommodation (weeks)</w:t>
            </w:r>
          </w:p>
        </w:tc>
        <w:tc>
          <w:tcPr>
            <w:tcW w:w="460" w:type="pct"/>
          </w:tcPr>
          <w:p w14:paraId="090BF4C2" w14:textId="77777777" w:rsidR="00736ECF" w:rsidRDefault="00736ECF">
            <w:pPr>
              <w:pStyle w:val="Compact"/>
              <w:jc w:val="right"/>
            </w:pPr>
            <w:r>
              <w:t>17</w:t>
            </w:r>
          </w:p>
        </w:tc>
        <w:tc>
          <w:tcPr>
            <w:tcW w:w="327" w:type="pct"/>
          </w:tcPr>
          <w:p w14:paraId="2AB96DDA" w14:textId="77777777" w:rsidR="00736ECF" w:rsidRDefault="00736ECF">
            <w:pPr>
              <w:pStyle w:val="Compact"/>
              <w:jc w:val="right"/>
            </w:pPr>
            <w:r>
              <w:t>90</w:t>
            </w:r>
          </w:p>
        </w:tc>
        <w:tc>
          <w:tcPr>
            <w:tcW w:w="430" w:type="pct"/>
          </w:tcPr>
          <w:p w14:paraId="26B80097" w14:textId="77777777" w:rsidR="00736ECF" w:rsidRDefault="00736ECF">
            <w:pPr>
              <w:pStyle w:val="Compact"/>
              <w:jc w:val="right"/>
            </w:pPr>
            <w:r>
              <w:t>0·19</w:t>
            </w:r>
          </w:p>
        </w:tc>
        <w:tc>
          <w:tcPr>
            <w:tcW w:w="395" w:type="pct"/>
          </w:tcPr>
          <w:p w14:paraId="7BFB63C3" w14:textId="77777777" w:rsidR="00736ECF" w:rsidRDefault="00736ECF">
            <w:pPr>
              <w:pStyle w:val="Compact"/>
              <w:jc w:val="right"/>
            </w:pPr>
            <w:r>
              <w:t>13</w:t>
            </w:r>
          </w:p>
        </w:tc>
        <w:tc>
          <w:tcPr>
            <w:tcW w:w="341" w:type="pct"/>
          </w:tcPr>
          <w:p w14:paraId="762F37E8" w14:textId="77777777" w:rsidR="00736ECF" w:rsidRDefault="00736ECF">
            <w:pPr>
              <w:pStyle w:val="Compact"/>
              <w:jc w:val="right"/>
            </w:pPr>
            <w:r>
              <w:t>129</w:t>
            </w:r>
          </w:p>
        </w:tc>
        <w:tc>
          <w:tcPr>
            <w:tcW w:w="430" w:type="pct"/>
          </w:tcPr>
          <w:p w14:paraId="0C80BA18" w14:textId="77777777" w:rsidR="00736ECF" w:rsidRDefault="00736ECF">
            <w:pPr>
              <w:pStyle w:val="Compact"/>
              <w:jc w:val="right"/>
            </w:pPr>
            <w:r>
              <w:t>0·10</w:t>
            </w:r>
          </w:p>
        </w:tc>
      </w:tr>
      <w:tr w:rsidR="006A1475" w14:paraId="78F31AB2" w14:textId="77777777" w:rsidTr="006A1475">
        <w:tc>
          <w:tcPr>
            <w:tcW w:w="2617" w:type="pct"/>
          </w:tcPr>
          <w:p w14:paraId="7A0288F9" w14:textId="77777777" w:rsidR="00736ECF" w:rsidRDefault="00736ECF" w:rsidP="001D5C52">
            <w:pPr>
              <w:pStyle w:val="Compact"/>
              <w:ind w:left="170"/>
            </w:pPr>
            <w:r>
              <w:t>Days off due to illness</w:t>
            </w:r>
          </w:p>
        </w:tc>
        <w:tc>
          <w:tcPr>
            <w:tcW w:w="460" w:type="pct"/>
          </w:tcPr>
          <w:p w14:paraId="4E4DB450" w14:textId="77777777" w:rsidR="00736ECF" w:rsidRDefault="00736ECF">
            <w:pPr>
              <w:pStyle w:val="Compact"/>
              <w:jc w:val="right"/>
            </w:pPr>
            <w:r>
              <w:t>30</w:t>
            </w:r>
          </w:p>
        </w:tc>
        <w:tc>
          <w:tcPr>
            <w:tcW w:w="327" w:type="pct"/>
          </w:tcPr>
          <w:p w14:paraId="160B44A5" w14:textId="77777777" w:rsidR="00736ECF" w:rsidRDefault="00736ECF">
            <w:pPr>
              <w:pStyle w:val="Compact"/>
              <w:jc w:val="right"/>
            </w:pPr>
            <w:r>
              <w:t>142</w:t>
            </w:r>
          </w:p>
        </w:tc>
        <w:tc>
          <w:tcPr>
            <w:tcW w:w="430" w:type="pct"/>
          </w:tcPr>
          <w:p w14:paraId="495530C7" w14:textId="77777777" w:rsidR="00736ECF" w:rsidRDefault="00736ECF">
            <w:pPr>
              <w:pStyle w:val="Compact"/>
              <w:jc w:val="right"/>
            </w:pPr>
            <w:r>
              <w:t>0·21</w:t>
            </w:r>
          </w:p>
        </w:tc>
        <w:tc>
          <w:tcPr>
            <w:tcW w:w="395" w:type="pct"/>
          </w:tcPr>
          <w:p w14:paraId="643D1D07" w14:textId="77777777" w:rsidR="00736ECF" w:rsidRDefault="00736ECF">
            <w:pPr>
              <w:pStyle w:val="Compact"/>
              <w:jc w:val="right"/>
            </w:pPr>
            <w:r>
              <w:t>17</w:t>
            </w:r>
          </w:p>
        </w:tc>
        <w:tc>
          <w:tcPr>
            <w:tcW w:w="341" w:type="pct"/>
          </w:tcPr>
          <w:p w14:paraId="178F9479" w14:textId="77777777" w:rsidR="00736ECF" w:rsidRDefault="00736ECF">
            <w:pPr>
              <w:pStyle w:val="Compact"/>
              <w:jc w:val="right"/>
            </w:pPr>
            <w:r>
              <w:t>143</w:t>
            </w:r>
          </w:p>
        </w:tc>
        <w:tc>
          <w:tcPr>
            <w:tcW w:w="430" w:type="pct"/>
          </w:tcPr>
          <w:p w14:paraId="7A3FB441" w14:textId="77777777" w:rsidR="00736ECF" w:rsidRDefault="00736ECF">
            <w:pPr>
              <w:pStyle w:val="Compact"/>
              <w:jc w:val="right"/>
            </w:pPr>
            <w:r>
              <w:t>0·12</w:t>
            </w:r>
          </w:p>
        </w:tc>
      </w:tr>
      <w:tr w:rsidR="006A1475" w14:paraId="24BFDA61" w14:textId="77777777" w:rsidTr="006A1475">
        <w:tc>
          <w:tcPr>
            <w:tcW w:w="2617" w:type="pct"/>
          </w:tcPr>
          <w:p w14:paraId="21540CE3" w14:textId="77777777" w:rsidR="00736ECF" w:rsidRDefault="00736ECF" w:rsidP="001D5C52">
            <w:pPr>
              <w:pStyle w:val="Compact"/>
              <w:ind w:left="170"/>
            </w:pPr>
            <w:r>
              <w:t>Accident and emergency (contacts)</w:t>
            </w:r>
          </w:p>
        </w:tc>
        <w:tc>
          <w:tcPr>
            <w:tcW w:w="460" w:type="pct"/>
          </w:tcPr>
          <w:p w14:paraId="307F1B6F" w14:textId="77777777" w:rsidR="00736ECF" w:rsidRDefault="00736ECF">
            <w:pPr>
              <w:pStyle w:val="Compact"/>
              <w:jc w:val="right"/>
            </w:pPr>
            <w:r>
              <w:t>18</w:t>
            </w:r>
          </w:p>
        </w:tc>
        <w:tc>
          <w:tcPr>
            <w:tcW w:w="327" w:type="pct"/>
          </w:tcPr>
          <w:p w14:paraId="174C494B" w14:textId="77777777" w:rsidR="00736ECF" w:rsidRDefault="00736ECF">
            <w:pPr>
              <w:pStyle w:val="Compact"/>
              <w:jc w:val="right"/>
            </w:pPr>
            <w:r>
              <w:t>90</w:t>
            </w:r>
          </w:p>
        </w:tc>
        <w:tc>
          <w:tcPr>
            <w:tcW w:w="430" w:type="pct"/>
          </w:tcPr>
          <w:p w14:paraId="64A47F29" w14:textId="77777777" w:rsidR="00736ECF" w:rsidRDefault="00736ECF">
            <w:pPr>
              <w:pStyle w:val="Compact"/>
              <w:jc w:val="right"/>
            </w:pPr>
            <w:r>
              <w:t>0·20</w:t>
            </w:r>
          </w:p>
        </w:tc>
        <w:tc>
          <w:tcPr>
            <w:tcW w:w="395" w:type="pct"/>
          </w:tcPr>
          <w:p w14:paraId="15AF3B96" w14:textId="77777777" w:rsidR="00736ECF" w:rsidRDefault="00736ECF">
            <w:pPr>
              <w:pStyle w:val="Compact"/>
              <w:jc w:val="right"/>
            </w:pPr>
            <w:r>
              <w:t>20</w:t>
            </w:r>
          </w:p>
        </w:tc>
        <w:tc>
          <w:tcPr>
            <w:tcW w:w="341" w:type="pct"/>
          </w:tcPr>
          <w:p w14:paraId="7E8DAE59" w14:textId="77777777" w:rsidR="00736ECF" w:rsidRDefault="00736ECF">
            <w:pPr>
              <w:pStyle w:val="Compact"/>
              <w:jc w:val="right"/>
            </w:pPr>
            <w:r>
              <w:t>129</w:t>
            </w:r>
          </w:p>
        </w:tc>
        <w:tc>
          <w:tcPr>
            <w:tcW w:w="430" w:type="pct"/>
          </w:tcPr>
          <w:p w14:paraId="1C6689C4" w14:textId="77777777" w:rsidR="00736ECF" w:rsidRDefault="00736ECF">
            <w:pPr>
              <w:pStyle w:val="Compact"/>
              <w:jc w:val="right"/>
            </w:pPr>
            <w:r>
              <w:t>0·16</w:t>
            </w:r>
          </w:p>
        </w:tc>
      </w:tr>
      <w:tr w:rsidR="006A1475" w14:paraId="2BA0CC7C" w14:textId="77777777" w:rsidTr="006A1475">
        <w:tc>
          <w:tcPr>
            <w:tcW w:w="2617" w:type="pct"/>
          </w:tcPr>
          <w:p w14:paraId="6F297B39" w14:textId="77777777" w:rsidR="00736ECF" w:rsidRDefault="00736ECF" w:rsidP="001D5C52">
            <w:pPr>
              <w:pStyle w:val="Compact"/>
              <w:ind w:left="170"/>
            </w:pPr>
            <w:r>
              <w:t>Accident and emergency (admitted)</w:t>
            </w:r>
          </w:p>
        </w:tc>
        <w:tc>
          <w:tcPr>
            <w:tcW w:w="460" w:type="pct"/>
          </w:tcPr>
          <w:p w14:paraId="25693E8F" w14:textId="77777777" w:rsidR="00736ECF" w:rsidRDefault="00736ECF">
            <w:pPr>
              <w:pStyle w:val="Compact"/>
              <w:jc w:val="right"/>
            </w:pPr>
            <w:r>
              <w:t>11</w:t>
            </w:r>
          </w:p>
        </w:tc>
        <w:tc>
          <w:tcPr>
            <w:tcW w:w="327" w:type="pct"/>
          </w:tcPr>
          <w:p w14:paraId="5191A95F" w14:textId="77777777" w:rsidR="00736ECF" w:rsidRDefault="00736ECF">
            <w:pPr>
              <w:pStyle w:val="Compact"/>
              <w:jc w:val="right"/>
            </w:pPr>
            <w:r>
              <w:t>90</w:t>
            </w:r>
          </w:p>
        </w:tc>
        <w:tc>
          <w:tcPr>
            <w:tcW w:w="430" w:type="pct"/>
          </w:tcPr>
          <w:p w14:paraId="5C1B8EE8" w14:textId="77777777" w:rsidR="00736ECF" w:rsidRDefault="00736ECF">
            <w:pPr>
              <w:pStyle w:val="Compact"/>
              <w:jc w:val="right"/>
            </w:pPr>
            <w:r>
              <w:t>0·12</w:t>
            </w:r>
          </w:p>
        </w:tc>
        <w:tc>
          <w:tcPr>
            <w:tcW w:w="395" w:type="pct"/>
          </w:tcPr>
          <w:p w14:paraId="28463B9D" w14:textId="77777777" w:rsidR="00736ECF" w:rsidRDefault="00736ECF">
            <w:pPr>
              <w:pStyle w:val="Compact"/>
              <w:jc w:val="right"/>
            </w:pPr>
            <w:r>
              <w:t>4</w:t>
            </w:r>
          </w:p>
        </w:tc>
        <w:tc>
          <w:tcPr>
            <w:tcW w:w="341" w:type="pct"/>
          </w:tcPr>
          <w:p w14:paraId="2969CE01" w14:textId="77777777" w:rsidR="00736ECF" w:rsidRDefault="00736ECF">
            <w:pPr>
              <w:pStyle w:val="Compact"/>
              <w:jc w:val="right"/>
            </w:pPr>
            <w:r>
              <w:t>129</w:t>
            </w:r>
          </w:p>
        </w:tc>
        <w:tc>
          <w:tcPr>
            <w:tcW w:w="430" w:type="pct"/>
          </w:tcPr>
          <w:p w14:paraId="5B10B947" w14:textId="77777777" w:rsidR="00736ECF" w:rsidRDefault="00736ECF">
            <w:pPr>
              <w:pStyle w:val="Compact"/>
              <w:jc w:val="right"/>
            </w:pPr>
            <w:r>
              <w:t>0·03</w:t>
            </w:r>
          </w:p>
        </w:tc>
      </w:tr>
      <w:tr w:rsidR="006A1475" w14:paraId="218E8AD7" w14:textId="77777777" w:rsidTr="006A1475">
        <w:tc>
          <w:tcPr>
            <w:tcW w:w="2617" w:type="pct"/>
          </w:tcPr>
          <w:p w14:paraId="52D175E8" w14:textId="77777777" w:rsidR="00736ECF" w:rsidRDefault="00736ECF" w:rsidP="001D5C52">
            <w:pPr>
              <w:pStyle w:val="Compact"/>
              <w:ind w:left="170"/>
            </w:pPr>
            <w:r>
              <w:t>Accident and emergency (ambulance)</w:t>
            </w:r>
          </w:p>
        </w:tc>
        <w:tc>
          <w:tcPr>
            <w:tcW w:w="460" w:type="pct"/>
          </w:tcPr>
          <w:p w14:paraId="48A51C59" w14:textId="77777777" w:rsidR="00736ECF" w:rsidRDefault="00736ECF">
            <w:pPr>
              <w:pStyle w:val="Compact"/>
              <w:jc w:val="right"/>
            </w:pPr>
            <w:r>
              <w:t>10</w:t>
            </w:r>
          </w:p>
        </w:tc>
        <w:tc>
          <w:tcPr>
            <w:tcW w:w="327" w:type="pct"/>
          </w:tcPr>
          <w:p w14:paraId="013D5EB9" w14:textId="77777777" w:rsidR="00736ECF" w:rsidRDefault="00736ECF">
            <w:pPr>
              <w:pStyle w:val="Compact"/>
              <w:jc w:val="right"/>
            </w:pPr>
            <w:r>
              <w:t>90</w:t>
            </w:r>
          </w:p>
        </w:tc>
        <w:tc>
          <w:tcPr>
            <w:tcW w:w="430" w:type="pct"/>
          </w:tcPr>
          <w:p w14:paraId="2A679143" w14:textId="77777777" w:rsidR="00736ECF" w:rsidRDefault="00736ECF">
            <w:pPr>
              <w:pStyle w:val="Compact"/>
              <w:jc w:val="right"/>
            </w:pPr>
            <w:r>
              <w:t>0·11</w:t>
            </w:r>
          </w:p>
        </w:tc>
        <w:tc>
          <w:tcPr>
            <w:tcW w:w="395" w:type="pct"/>
          </w:tcPr>
          <w:p w14:paraId="623C77B4" w14:textId="77777777" w:rsidR="00736ECF" w:rsidRDefault="00736ECF">
            <w:pPr>
              <w:pStyle w:val="Compact"/>
              <w:jc w:val="right"/>
            </w:pPr>
            <w:r>
              <w:t>8</w:t>
            </w:r>
          </w:p>
        </w:tc>
        <w:tc>
          <w:tcPr>
            <w:tcW w:w="341" w:type="pct"/>
          </w:tcPr>
          <w:p w14:paraId="44C91ADB" w14:textId="77777777" w:rsidR="00736ECF" w:rsidRDefault="00736ECF">
            <w:pPr>
              <w:pStyle w:val="Compact"/>
              <w:jc w:val="right"/>
            </w:pPr>
            <w:r>
              <w:t>129</w:t>
            </w:r>
          </w:p>
        </w:tc>
        <w:tc>
          <w:tcPr>
            <w:tcW w:w="430" w:type="pct"/>
          </w:tcPr>
          <w:p w14:paraId="72181946" w14:textId="77777777" w:rsidR="00736ECF" w:rsidRDefault="00736ECF">
            <w:pPr>
              <w:pStyle w:val="Compact"/>
              <w:jc w:val="right"/>
            </w:pPr>
            <w:r>
              <w:t>0·06</w:t>
            </w:r>
          </w:p>
        </w:tc>
      </w:tr>
      <w:tr w:rsidR="006A1475" w14:paraId="69772479" w14:textId="77777777" w:rsidTr="006A1475">
        <w:tc>
          <w:tcPr>
            <w:tcW w:w="2617" w:type="pct"/>
          </w:tcPr>
          <w:p w14:paraId="7471300C" w14:textId="77777777" w:rsidR="00736ECF" w:rsidRDefault="00736ECF" w:rsidP="001D5C52">
            <w:pPr>
              <w:pStyle w:val="Compact"/>
              <w:ind w:left="170"/>
            </w:pPr>
            <w:r>
              <w:t>Inpatient (nights)</w:t>
            </w:r>
          </w:p>
        </w:tc>
        <w:tc>
          <w:tcPr>
            <w:tcW w:w="460" w:type="pct"/>
          </w:tcPr>
          <w:p w14:paraId="354D2350" w14:textId="77777777" w:rsidR="00736ECF" w:rsidRDefault="00736ECF">
            <w:pPr>
              <w:pStyle w:val="Compact"/>
              <w:jc w:val="right"/>
            </w:pPr>
            <w:r>
              <w:t>32</w:t>
            </w:r>
          </w:p>
        </w:tc>
        <w:tc>
          <w:tcPr>
            <w:tcW w:w="327" w:type="pct"/>
          </w:tcPr>
          <w:p w14:paraId="6B507DB7" w14:textId="77777777" w:rsidR="00736ECF" w:rsidRDefault="00736ECF">
            <w:pPr>
              <w:pStyle w:val="Compact"/>
              <w:jc w:val="right"/>
            </w:pPr>
            <w:r>
              <w:t>90</w:t>
            </w:r>
          </w:p>
        </w:tc>
        <w:tc>
          <w:tcPr>
            <w:tcW w:w="430" w:type="pct"/>
          </w:tcPr>
          <w:p w14:paraId="09F3C487" w14:textId="77777777" w:rsidR="00736ECF" w:rsidRDefault="00736ECF">
            <w:pPr>
              <w:pStyle w:val="Compact"/>
              <w:jc w:val="right"/>
            </w:pPr>
            <w:r>
              <w:t>0·36</w:t>
            </w:r>
          </w:p>
        </w:tc>
        <w:tc>
          <w:tcPr>
            <w:tcW w:w="395" w:type="pct"/>
          </w:tcPr>
          <w:p w14:paraId="67C72A02" w14:textId="77777777" w:rsidR="00736ECF" w:rsidRDefault="00736ECF">
            <w:pPr>
              <w:pStyle w:val="Compact"/>
              <w:jc w:val="right"/>
            </w:pPr>
            <w:r>
              <w:t>3</w:t>
            </w:r>
          </w:p>
        </w:tc>
        <w:tc>
          <w:tcPr>
            <w:tcW w:w="341" w:type="pct"/>
          </w:tcPr>
          <w:p w14:paraId="5EA38D0E" w14:textId="77777777" w:rsidR="00736ECF" w:rsidRDefault="00736ECF">
            <w:pPr>
              <w:pStyle w:val="Compact"/>
              <w:jc w:val="right"/>
            </w:pPr>
            <w:r>
              <w:t>129</w:t>
            </w:r>
          </w:p>
        </w:tc>
        <w:tc>
          <w:tcPr>
            <w:tcW w:w="430" w:type="pct"/>
          </w:tcPr>
          <w:p w14:paraId="4367355E" w14:textId="77777777" w:rsidR="00736ECF" w:rsidRDefault="00736ECF">
            <w:pPr>
              <w:pStyle w:val="Compact"/>
              <w:jc w:val="right"/>
            </w:pPr>
            <w:r>
              <w:t>0·02</w:t>
            </w:r>
          </w:p>
        </w:tc>
      </w:tr>
      <w:tr w:rsidR="006A1475" w14:paraId="19B1234E" w14:textId="77777777" w:rsidTr="006A1475">
        <w:tc>
          <w:tcPr>
            <w:tcW w:w="2617" w:type="pct"/>
          </w:tcPr>
          <w:p w14:paraId="1ABF212F" w14:textId="77777777" w:rsidR="00736ECF" w:rsidRDefault="00736ECF" w:rsidP="001D5C52">
            <w:pPr>
              <w:pStyle w:val="Compact"/>
              <w:ind w:left="170"/>
            </w:pPr>
            <w:r>
              <w:t>Outpatient (appointments)</w:t>
            </w:r>
          </w:p>
        </w:tc>
        <w:tc>
          <w:tcPr>
            <w:tcW w:w="460" w:type="pct"/>
          </w:tcPr>
          <w:p w14:paraId="3168B8C7" w14:textId="77777777" w:rsidR="00736ECF" w:rsidRDefault="00736ECF">
            <w:pPr>
              <w:pStyle w:val="Compact"/>
              <w:jc w:val="right"/>
            </w:pPr>
            <w:r>
              <w:t>30</w:t>
            </w:r>
          </w:p>
        </w:tc>
        <w:tc>
          <w:tcPr>
            <w:tcW w:w="327" w:type="pct"/>
          </w:tcPr>
          <w:p w14:paraId="198586AF" w14:textId="77777777" w:rsidR="00736ECF" w:rsidRDefault="00736ECF">
            <w:pPr>
              <w:pStyle w:val="Compact"/>
              <w:jc w:val="right"/>
            </w:pPr>
            <w:r>
              <w:t>90</w:t>
            </w:r>
          </w:p>
        </w:tc>
        <w:tc>
          <w:tcPr>
            <w:tcW w:w="430" w:type="pct"/>
          </w:tcPr>
          <w:p w14:paraId="328C99A1" w14:textId="77777777" w:rsidR="00736ECF" w:rsidRDefault="00736ECF">
            <w:pPr>
              <w:pStyle w:val="Compact"/>
              <w:jc w:val="right"/>
            </w:pPr>
            <w:r>
              <w:t>0·33</w:t>
            </w:r>
          </w:p>
        </w:tc>
        <w:tc>
          <w:tcPr>
            <w:tcW w:w="395" w:type="pct"/>
          </w:tcPr>
          <w:p w14:paraId="56EE75DA" w14:textId="77777777" w:rsidR="00736ECF" w:rsidRDefault="00736ECF">
            <w:pPr>
              <w:pStyle w:val="Compact"/>
              <w:jc w:val="right"/>
            </w:pPr>
            <w:r>
              <w:t>44</w:t>
            </w:r>
          </w:p>
        </w:tc>
        <w:tc>
          <w:tcPr>
            <w:tcW w:w="341" w:type="pct"/>
          </w:tcPr>
          <w:p w14:paraId="152C0729" w14:textId="77777777" w:rsidR="00736ECF" w:rsidRDefault="00736ECF">
            <w:pPr>
              <w:pStyle w:val="Compact"/>
              <w:jc w:val="right"/>
            </w:pPr>
            <w:r>
              <w:t>129</w:t>
            </w:r>
          </w:p>
        </w:tc>
        <w:tc>
          <w:tcPr>
            <w:tcW w:w="430" w:type="pct"/>
          </w:tcPr>
          <w:p w14:paraId="551B7700" w14:textId="77777777" w:rsidR="00736ECF" w:rsidRDefault="00736ECF">
            <w:pPr>
              <w:pStyle w:val="Compact"/>
              <w:jc w:val="right"/>
            </w:pPr>
            <w:r>
              <w:t>0·34</w:t>
            </w:r>
          </w:p>
        </w:tc>
      </w:tr>
      <w:tr w:rsidR="006A1475" w14:paraId="25C686A0" w14:textId="77777777" w:rsidTr="006A1475">
        <w:tc>
          <w:tcPr>
            <w:tcW w:w="2617" w:type="pct"/>
          </w:tcPr>
          <w:p w14:paraId="3BA414D1" w14:textId="77777777" w:rsidR="00736ECF" w:rsidRDefault="00736ECF" w:rsidP="001D5C52">
            <w:pPr>
              <w:pStyle w:val="Compact"/>
              <w:ind w:left="170"/>
            </w:pPr>
            <w:r>
              <w:t>Community care (contacts)</w:t>
            </w:r>
          </w:p>
        </w:tc>
        <w:tc>
          <w:tcPr>
            <w:tcW w:w="460" w:type="pct"/>
          </w:tcPr>
          <w:p w14:paraId="20BF7995" w14:textId="77777777" w:rsidR="00736ECF" w:rsidRDefault="00736ECF">
            <w:pPr>
              <w:pStyle w:val="Compact"/>
              <w:jc w:val="right"/>
            </w:pPr>
            <w:r>
              <w:t>632</w:t>
            </w:r>
          </w:p>
        </w:tc>
        <w:tc>
          <w:tcPr>
            <w:tcW w:w="327" w:type="pct"/>
          </w:tcPr>
          <w:p w14:paraId="6CA812EE" w14:textId="77777777" w:rsidR="00736ECF" w:rsidRDefault="00736ECF">
            <w:pPr>
              <w:pStyle w:val="Compact"/>
              <w:jc w:val="right"/>
            </w:pPr>
            <w:r>
              <w:t>89</w:t>
            </w:r>
          </w:p>
        </w:tc>
        <w:tc>
          <w:tcPr>
            <w:tcW w:w="430" w:type="pct"/>
          </w:tcPr>
          <w:p w14:paraId="06EB3172" w14:textId="77777777" w:rsidR="00736ECF" w:rsidRDefault="00736ECF">
            <w:pPr>
              <w:pStyle w:val="Compact"/>
              <w:jc w:val="right"/>
            </w:pPr>
            <w:r>
              <w:t>7·10</w:t>
            </w:r>
          </w:p>
        </w:tc>
        <w:tc>
          <w:tcPr>
            <w:tcW w:w="395" w:type="pct"/>
          </w:tcPr>
          <w:p w14:paraId="07D494FF" w14:textId="77777777" w:rsidR="00736ECF" w:rsidRDefault="00736ECF">
            <w:pPr>
              <w:pStyle w:val="Compact"/>
              <w:jc w:val="right"/>
            </w:pPr>
            <w:r>
              <w:t>919</w:t>
            </w:r>
          </w:p>
        </w:tc>
        <w:tc>
          <w:tcPr>
            <w:tcW w:w="341" w:type="pct"/>
          </w:tcPr>
          <w:p w14:paraId="01649F0E" w14:textId="77777777" w:rsidR="00736ECF" w:rsidRDefault="00736ECF">
            <w:pPr>
              <w:pStyle w:val="Compact"/>
              <w:jc w:val="right"/>
            </w:pPr>
            <w:r>
              <w:t>128</w:t>
            </w:r>
          </w:p>
        </w:tc>
        <w:tc>
          <w:tcPr>
            <w:tcW w:w="430" w:type="pct"/>
          </w:tcPr>
          <w:p w14:paraId="0C369A34" w14:textId="77777777" w:rsidR="00736ECF" w:rsidRDefault="00736ECF">
            <w:pPr>
              <w:pStyle w:val="Compact"/>
              <w:jc w:val="right"/>
            </w:pPr>
            <w:r>
              <w:t>7·18</w:t>
            </w:r>
          </w:p>
        </w:tc>
      </w:tr>
      <w:tr w:rsidR="006A1475" w14:paraId="72CE67BD" w14:textId="77777777" w:rsidTr="006A1475">
        <w:tc>
          <w:tcPr>
            <w:tcW w:w="2617" w:type="pct"/>
          </w:tcPr>
          <w:p w14:paraId="4C275CE9" w14:textId="77777777" w:rsidR="00736ECF" w:rsidRDefault="00736ECF" w:rsidP="001D5C52">
            <w:pPr>
              <w:pStyle w:val="Compact"/>
              <w:ind w:left="170"/>
            </w:pPr>
            <w:r>
              <w:t>Custody (days)</w:t>
            </w:r>
          </w:p>
        </w:tc>
        <w:tc>
          <w:tcPr>
            <w:tcW w:w="460" w:type="pct"/>
          </w:tcPr>
          <w:p w14:paraId="1D24425B" w14:textId="77777777" w:rsidR="00736ECF" w:rsidRDefault="00736ECF">
            <w:pPr>
              <w:pStyle w:val="Compact"/>
              <w:jc w:val="right"/>
            </w:pPr>
            <w:r>
              <w:t>8</w:t>
            </w:r>
          </w:p>
        </w:tc>
        <w:tc>
          <w:tcPr>
            <w:tcW w:w="327" w:type="pct"/>
          </w:tcPr>
          <w:p w14:paraId="131267D7" w14:textId="77777777" w:rsidR="00736ECF" w:rsidRDefault="00736ECF">
            <w:pPr>
              <w:pStyle w:val="Compact"/>
              <w:jc w:val="right"/>
            </w:pPr>
            <w:r>
              <w:t>90</w:t>
            </w:r>
          </w:p>
        </w:tc>
        <w:tc>
          <w:tcPr>
            <w:tcW w:w="430" w:type="pct"/>
          </w:tcPr>
          <w:p w14:paraId="44266139" w14:textId="77777777" w:rsidR="00736ECF" w:rsidRDefault="00736ECF">
            <w:pPr>
              <w:pStyle w:val="Compact"/>
              <w:jc w:val="right"/>
            </w:pPr>
            <w:r>
              <w:t>0·09</w:t>
            </w:r>
          </w:p>
        </w:tc>
        <w:tc>
          <w:tcPr>
            <w:tcW w:w="395" w:type="pct"/>
          </w:tcPr>
          <w:p w14:paraId="0F6C9171" w14:textId="77777777" w:rsidR="00736ECF" w:rsidRDefault="00736ECF">
            <w:pPr>
              <w:pStyle w:val="Compact"/>
              <w:jc w:val="right"/>
            </w:pPr>
            <w:r>
              <w:t>35</w:t>
            </w:r>
          </w:p>
        </w:tc>
        <w:tc>
          <w:tcPr>
            <w:tcW w:w="341" w:type="pct"/>
          </w:tcPr>
          <w:p w14:paraId="53144556" w14:textId="77777777" w:rsidR="00736ECF" w:rsidRDefault="00736ECF">
            <w:pPr>
              <w:pStyle w:val="Compact"/>
              <w:jc w:val="right"/>
            </w:pPr>
            <w:r>
              <w:t>129</w:t>
            </w:r>
          </w:p>
        </w:tc>
        <w:tc>
          <w:tcPr>
            <w:tcW w:w="430" w:type="pct"/>
          </w:tcPr>
          <w:p w14:paraId="4BB4D14E" w14:textId="77777777" w:rsidR="00736ECF" w:rsidRDefault="00736ECF">
            <w:pPr>
              <w:pStyle w:val="Compact"/>
              <w:jc w:val="right"/>
            </w:pPr>
            <w:r>
              <w:t>0·27</w:t>
            </w:r>
          </w:p>
        </w:tc>
      </w:tr>
      <w:tr w:rsidR="006A1475" w14:paraId="6C5CDFA5" w14:textId="77777777" w:rsidTr="006A1475">
        <w:tc>
          <w:tcPr>
            <w:tcW w:w="2617" w:type="pct"/>
          </w:tcPr>
          <w:p w14:paraId="736EA5A8" w14:textId="77777777" w:rsidR="00736ECF" w:rsidRDefault="00736ECF" w:rsidP="001D5C52">
            <w:pPr>
              <w:pStyle w:val="Compact"/>
              <w:ind w:left="170"/>
            </w:pPr>
            <w:r>
              <w:t>CJ professional (contacts)</w:t>
            </w:r>
          </w:p>
        </w:tc>
        <w:tc>
          <w:tcPr>
            <w:tcW w:w="460" w:type="pct"/>
          </w:tcPr>
          <w:p w14:paraId="76D622BA" w14:textId="77777777" w:rsidR="00736ECF" w:rsidRDefault="00736ECF">
            <w:pPr>
              <w:pStyle w:val="Compact"/>
              <w:jc w:val="right"/>
            </w:pPr>
            <w:r>
              <w:t>83</w:t>
            </w:r>
          </w:p>
        </w:tc>
        <w:tc>
          <w:tcPr>
            <w:tcW w:w="327" w:type="pct"/>
          </w:tcPr>
          <w:p w14:paraId="0FFF2DCA" w14:textId="77777777" w:rsidR="00736ECF" w:rsidRDefault="00736ECF">
            <w:pPr>
              <w:pStyle w:val="Compact"/>
              <w:jc w:val="right"/>
            </w:pPr>
            <w:r>
              <w:t>90</w:t>
            </w:r>
          </w:p>
        </w:tc>
        <w:tc>
          <w:tcPr>
            <w:tcW w:w="430" w:type="pct"/>
          </w:tcPr>
          <w:p w14:paraId="4B8C475E" w14:textId="77777777" w:rsidR="00736ECF" w:rsidRDefault="00736ECF">
            <w:pPr>
              <w:pStyle w:val="Compact"/>
              <w:jc w:val="right"/>
            </w:pPr>
            <w:r>
              <w:t>0·92</w:t>
            </w:r>
          </w:p>
        </w:tc>
        <w:tc>
          <w:tcPr>
            <w:tcW w:w="395" w:type="pct"/>
          </w:tcPr>
          <w:p w14:paraId="5F9AC8B3" w14:textId="77777777" w:rsidR="00736ECF" w:rsidRDefault="00736ECF">
            <w:pPr>
              <w:pStyle w:val="Compact"/>
              <w:jc w:val="right"/>
            </w:pPr>
            <w:r>
              <w:t>174</w:t>
            </w:r>
          </w:p>
        </w:tc>
        <w:tc>
          <w:tcPr>
            <w:tcW w:w="341" w:type="pct"/>
          </w:tcPr>
          <w:p w14:paraId="501255EA" w14:textId="77777777" w:rsidR="00736ECF" w:rsidRDefault="00736ECF">
            <w:pPr>
              <w:pStyle w:val="Compact"/>
              <w:jc w:val="right"/>
            </w:pPr>
            <w:r>
              <w:t>129</w:t>
            </w:r>
          </w:p>
        </w:tc>
        <w:tc>
          <w:tcPr>
            <w:tcW w:w="430" w:type="pct"/>
          </w:tcPr>
          <w:p w14:paraId="6A76D882" w14:textId="77777777" w:rsidR="00736ECF" w:rsidRDefault="00736ECF">
            <w:pPr>
              <w:pStyle w:val="Compact"/>
              <w:jc w:val="right"/>
            </w:pPr>
            <w:r>
              <w:t>1·35</w:t>
            </w:r>
          </w:p>
        </w:tc>
      </w:tr>
      <w:tr w:rsidR="006A1475" w14:paraId="3D11EC61" w14:textId="77777777" w:rsidTr="006A1475">
        <w:tc>
          <w:tcPr>
            <w:tcW w:w="2617" w:type="pct"/>
          </w:tcPr>
          <w:p w14:paraId="41FCB6C6" w14:textId="77777777" w:rsidR="00736ECF" w:rsidRDefault="00736ECF" w:rsidP="001D5C52">
            <w:pPr>
              <w:pStyle w:val="Compact"/>
              <w:ind w:left="170"/>
            </w:pPr>
            <w:r>
              <w:t>Victim of crime (number of offences)</w:t>
            </w:r>
          </w:p>
        </w:tc>
        <w:tc>
          <w:tcPr>
            <w:tcW w:w="460" w:type="pct"/>
          </w:tcPr>
          <w:p w14:paraId="16FCB142" w14:textId="77777777" w:rsidR="00736ECF" w:rsidRDefault="00736ECF">
            <w:pPr>
              <w:pStyle w:val="Compact"/>
              <w:jc w:val="right"/>
            </w:pPr>
            <w:r>
              <w:t>23</w:t>
            </w:r>
          </w:p>
        </w:tc>
        <w:tc>
          <w:tcPr>
            <w:tcW w:w="327" w:type="pct"/>
          </w:tcPr>
          <w:p w14:paraId="7728F6F5" w14:textId="77777777" w:rsidR="00736ECF" w:rsidRDefault="00736ECF">
            <w:pPr>
              <w:pStyle w:val="Compact"/>
              <w:jc w:val="right"/>
            </w:pPr>
            <w:r>
              <w:t>90</w:t>
            </w:r>
          </w:p>
        </w:tc>
        <w:tc>
          <w:tcPr>
            <w:tcW w:w="430" w:type="pct"/>
          </w:tcPr>
          <w:p w14:paraId="799707DE" w14:textId="77777777" w:rsidR="00736ECF" w:rsidRDefault="00736ECF">
            <w:pPr>
              <w:pStyle w:val="Compact"/>
              <w:jc w:val="right"/>
            </w:pPr>
            <w:r>
              <w:t>0·26</w:t>
            </w:r>
          </w:p>
        </w:tc>
        <w:tc>
          <w:tcPr>
            <w:tcW w:w="395" w:type="pct"/>
          </w:tcPr>
          <w:p w14:paraId="3215BB06" w14:textId="77777777" w:rsidR="00736ECF" w:rsidRDefault="00736ECF">
            <w:pPr>
              <w:pStyle w:val="Compact"/>
              <w:jc w:val="right"/>
            </w:pPr>
            <w:r>
              <w:t>22</w:t>
            </w:r>
          </w:p>
        </w:tc>
        <w:tc>
          <w:tcPr>
            <w:tcW w:w="341" w:type="pct"/>
          </w:tcPr>
          <w:p w14:paraId="06B493E6" w14:textId="77777777" w:rsidR="00736ECF" w:rsidRDefault="00736ECF">
            <w:pPr>
              <w:pStyle w:val="Compact"/>
              <w:jc w:val="right"/>
            </w:pPr>
            <w:r>
              <w:t>129</w:t>
            </w:r>
          </w:p>
        </w:tc>
        <w:tc>
          <w:tcPr>
            <w:tcW w:w="430" w:type="pct"/>
          </w:tcPr>
          <w:p w14:paraId="589A934E" w14:textId="77777777" w:rsidR="00736ECF" w:rsidRDefault="00736ECF">
            <w:pPr>
              <w:pStyle w:val="Compact"/>
              <w:jc w:val="right"/>
            </w:pPr>
            <w:r>
              <w:t>0·17</w:t>
            </w:r>
          </w:p>
        </w:tc>
      </w:tr>
      <w:tr w:rsidR="006A1475" w14:paraId="64E9A376" w14:textId="77777777" w:rsidTr="006A1475">
        <w:tc>
          <w:tcPr>
            <w:tcW w:w="2617" w:type="pct"/>
          </w:tcPr>
          <w:p w14:paraId="73A6254B" w14:textId="77777777" w:rsidR="00736ECF" w:rsidRDefault="00736ECF" w:rsidP="001D5C52">
            <w:pPr>
              <w:pStyle w:val="Compact"/>
              <w:ind w:left="170"/>
            </w:pPr>
            <w:r>
              <w:t>Crime committed (number of offences)</w:t>
            </w:r>
          </w:p>
        </w:tc>
        <w:tc>
          <w:tcPr>
            <w:tcW w:w="460" w:type="pct"/>
          </w:tcPr>
          <w:p w14:paraId="47F1A934" w14:textId="77777777" w:rsidR="00736ECF" w:rsidRDefault="00736ECF">
            <w:pPr>
              <w:pStyle w:val="Compact"/>
              <w:jc w:val="right"/>
            </w:pPr>
            <w:r>
              <w:t>13</w:t>
            </w:r>
          </w:p>
        </w:tc>
        <w:tc>
          <w:tcPr>
            <w:tcW w:w="327" w:type="pct"/>
          </w:tcPr>
          <w:p w14:paraId="1CF50C94" w14:textId="77777777" w:rsidR="00736ECF" w:rsidRDefault="00736ECF">
            <w:pPr>
              <w:pStyle w:val="Compact"/>
              <w:jc w:val="right"/>
            </w:pPr>
            <w:r>
              <w:t>90</w:t>
            </w:r>
          </w:p>
        </w:tc>
        <w:tc>
          <w:tcPr>
            <w:tcW w:w="430" w:type="pct"/>
          </w:tcPr>
          <w:p w14:paraId="7FF057B0" w14:textId="77777777" w:rsidR="00736ECF" w:rsidRDefault="00736ECF">
            <w:pPr>
              <w:pStyle w:val="Compact"/>
              <w:jc w:val="right"/>
            </w:pPr>
            <w:r>
              <w:t>0·14</w:t>
            </w:r>
          </w:p>
        </w:tc>
        <w:tc>
          <w:tcPr>
            <w:tcW w:w="395" w:type="pct"/>
          </w:tcPr>
          <w:p w14:paraId="4260F78B" w14:textId="77777777" w:rsidR="00736ECF" w:rsidRDefault="00736ECF">
            <w:pPr>
              <w:pStyle w:val="Compact"/>
              <w:jc w:val="right"/>
            </w:pPr>
            <w:r>
              <w:t>16</w:t>
            </w:r>
          </w:p>
        </w:tc>
        <w:tc>
          <w:tcPr>
            <w:tcW w:w="341" w:type="pct"/>
          </w:tcPr>
          <w:p w14:paraId="1D056C09" w14:textId="77777777" w:rsidR="00736ECF" w:rsidRDefault="00736ECF">
            <w:pPr>
              <w:pStyle w:val="Compact"/>
              <w:jc w:val="right"/>
            </w:pPr>
            <w:r>
              <w:t>130</w:t>
            </w:r>
          </w:p>
        </w:tc>
        <w:tc>
          <w:tcPr>
            <w:tcW w:w="430" w:type="pct"/>
          </w:tcPr>
          <w:p w14:paraId="740E5541" w14:textId="77777777" w:rsidR="00736ECF" w:rsidRDefault="00736ECF">
            <w:pPr>
              <w:pStyle w:val="Compact"/>
              <w:jc w:val="right"/>
            </w:pPr>
            <w:r>
              <w:t>0·12</w:t>
            </w:r>
          </w:p>
        </w:tc>
      </w:tr>
      <w:tr w:rsidR="006A1475" w14:paraId="28799C18" w14:textId="77777777" w:rsidTr="006A1475">
        <w:tc>
          <w:tcPr>
            <w:tcW w:w="2617" w:type="pct"/>
          </w:tcPr>
          <w:p w14:paraId="7230C1A7" w14:textId="77777777" w:rsidR="00736ECF" w:rsidRDefault="00736ECF" w:rsidP="001D5C52">
            <w:pPr>
              <w:pStyle w:val="Compact"/>
              <w:ind w:left="170"/>
            </w:pPr>
            <w:r>
              <w:t>Keyworker (short)</w:t>
            </w:r>
          </w:p>
        </w:tc>
        <w:tc>
          <w:tcPr>
            <w:tcW w:w="460" w:type="pct"/>
          </w:tcPr>
          <w:p w14:paraId="53821110" w14:textId="77777777" w:rsidR="00736ECF" w:rsidRDefault="00736ECF">
            <w:pPr>
              <w:pStyle w:val="Compact"/>
              <w:jc w:val="right"/>
            </w:pPr>
            <w:r>
              <w:t>123</w:t>
            </w:r>
          </w:p>
        </w:tc>
        <w:tc>
          <w:tcPr>
            <w:tcW w:w="327" w:type="pct"/>
          </w:tcPr>
          <w:p w14:paraId="3FD57425" w14:textId="77777777" w:rsidR="00736ECF" w:rsidRDefault="00736ECF">
            <w:pPr>
              <w:pStyle w:val="Compact"/>
              <w:jc w:val="right"/>
            </w:pPr>
            <w:r>
              <w:t>86</w:t>
            </w:r>
          </w:p>
        </w:tc>
        <w:tc>
          <w:tcPr>
            <w:tcW w:w="430" w:type="pct"/>
          </w:tcPr>
          <w:p w14:paraId="7AD58767" w14:textId="77777777" w:rsidR="00736ECF" w:rsidRDefault="00736ECF">
            <w:pPr>
              <w:pStyle w:val="Compact"/>
              <w:jc w:val="right"/>
            </w:pPr>
            <w:r>
              <w:t>1·43</w:t>
            </w:r>
          </w:p>
        </w:tc>
        <w:tc>
          <w:tcPr>
            <w:tcW w:w="395" w:type="pct"/>
          </w:tcPr>
          <w:p w14:paraId="6CB8840F" w14:textId="77777777" w:rsidR="00736ECF" w:rsidRDefault="00736ECF">
            <w:pPr>
              <w:pStyle w:val="Compact"/>
              <w:jc w:val="right"/>
            </w:pPr>
            <w:r>
              <w:t>141</w:t>
            </w:r>
          </w:p>
        </w:tc>
        <w:tc>
          <w:tcPr>
            <w:tcW w:w="341" w:type="pct"/>
          </w:tcPr>
          <w:p w14:paraId="7DAF2736" w14:textId="77777777" w:rsidR="00736ECF" w:rsidRDefault="00736ECF">
            <w:pPr>
              <w:pStyle w:val="Compact"/>
              <w:jc w:val="right"/>
            </w:pPr>
            <w:r>
              <w:t>128</w:t>
            </w:r>
          </w:p>
        </w:tc>
        <w:tc>
          <w:tcPr>
            <w:tcW w:w="430" w:type="pct"/>
          </w:tcPr>
          <w:p w14:paraId="438034E2" w14:textId="77777777" w:rsidR="00736ECF" w:rsidRDefault="00736ECF">
            <w:pPr>
              <w:pStyle w:val="Compact"/>
              <w:jc w:val="right"/>
            </w:pPr>
            <w:r>
              <w:t>1·10</w:t>
            </w:r>
          </w:p>
        </w:tc>
      </w:tr>
      <w:tr w:rsidR="006A1475" w14:paraId="17E84ADE" w14:textId="77777777" w:rsidTr="006A1475">
        <w:tc>
          <w:tcPr>
            <w:tcW w:w="2617" w:type="pct"/>
          </w:tcPr>
          <w:p w14:paraId="5C65FDF6" w14:textId="77777777" w:rsidR="00736ECF" w:rsidRDefault="00736ECF" w:rsidP="001D5C52">
            <w:pPr>
              <w:pStyle w:val="Compact"/>
              <w:ind w:left="170"/>
            </w:pPr>
            <w:r>
              <w:t>Keyworker (long)</w:t>
            </w:r>
          </w:p>
        </w:tc>
        <w:tc>
          <w:tcPr>
            <w:tcW w:w="460" w:type="pct"/>
          </w:tcPr>
          <w:p w14:paraId="4FCCBDE1" w14:textId="77777777" w:rsidR="00736ECF" w:rsidRDefault="00736ECF">
            <w:pPr>
              <w:pStyle w:val="Compact"/>
              <w:jc w:val="right"/>
            </w:pPr>
            <w:r>
              <w:t>25</w:t>
            </w:r>
          </w:p>
        </w:tc>
        <w:tc>
          <w:tcPr>
            <w:tcW w:w="327" w:type="pct"/>
          </w:tcPr>
          <w:p w14:paraId="7C9D2FB6" w14:textId="77777777" w:rsidR="00736ECF" w:rsidRDefault="00736ECF">
            <w:pPr>
              <w:pStyle w:val="Compact"/>
              <w:jc w:val="right"/>
            </w:pPr>
            <w:r>
              <w:t>86</w:t>
            </w:r>
          </w:p>
        </w:tc>
        <w:tc>
          <w:tcPr>
            <w:tcW w:w="430" w:type="pct"/>
          </w:tcPr>
          <w:p w14:paraId="353C4431" w14:textId="77777777" w:rsidR="00736ECF" w:rsidRDefault="00736ECF">
            <w:pPr>
              <w:pStyle w:val="Compact"/>
              <w:jc w:val="right"/>
            </w:pPr>
            <w:r>
              <w:t>0·29</w:t>
            </w:r>
          </w:p>
        </w:tc>
        <w:tc>
          <w:tcPr>
            <w:tcW w:w="395" w:type="pct"/>
          </w:tcPr>
          <w:p w14:paraId="6410D501" w14:textId="77777777" w:rsidR="00736ECF" w:rsidRDefault="00736ECF">
            <w:pPr>
              <w:pStyle w:val="Compact"/>
              <w:jc w:val="right"/>
            </w:pPr>
            <w:r>
              <w:t>25</w:t>
            </w:r>
          </w:p>
        </w:tc>
        <w:tc>
          <w:tcPr>
            <w:tcW w:w="341" w:type="pct"/>
          </w:tcPr>
          <w:p w14:paraId="74C872F5" w14:textId="77777777" w:rsidR="00736ECF" w:rsidRDefault="00736ECF">
            <w:pPr>
              <w:pStyle w:val="Compact"/>
              <w:jc w:val="right"/>
            </w:pPr>
            <w:r>
              <w:t>128</w:t>
            </w:r>
          </w:p>
        </w:tc>
        <w:tc>
          <w:tcPr>
            <w:tcW w:w="430" w:type="pct"/>
          </w:tcPr>
          <w:p w14:paraId="48EF1AE9" w14:textId="77777777" w:rsidR="00736ECF" w:rsidRDefault="00736ECF">
            <w:pPr>
              <w:pStyle w:val="Compact"/>
              <w:jc w:val="right"/>
            </w:pPr>
            <w:r>
              <w:t>0·20</w:t>
            </w:r>
          </w:p>
        </w:tc>
      </w:tr>
      <w:tr w:rsidR="00736ECF" w14:paraId="48B5627E" w14:textId="77777777" w:rsidTr="006A1475">
        <w:tc>
          <w:tcPr>
            <w:tcW w:w="5000" w:type="pct"/>
            <w:gridSpan w:val="7"/>
          </w:tcPr>
          <w:p w14:paraId="458CE18B" w14:textId="77777777" w:rsidR="00736ECF" w:rsidRDefault="00736ECF">
            <w:pPr>
              <w:pStyle w:val="Compact"/>
            </w:pPr>
            <w:r>
              <w:rPr>
                <w:b/>
                <w:bCs/>
              </w:rPr>
              <w:t>Week 24</w:t>
            </w:r>
          </w:p>
        </w:tc>
      </w:tr>
      <w:tr w:rsidR="006A1475" w14:paraId="09C6CCAF" w14:textId="77777777" w:rsidTr="006A1475">
        <w:tc>
          <w:tcPr>
            <w:tcW w:w="2617" w:type="pct"/>
          </w:tcPr>
          <w:p w14:paraId="7190632C" w14:textId="77777777" w:rsidR="00736ECF" w:rsidRDefault="00736ECF" w:rsidP="001D5C52">
            <w:pPr>
              <w:pStyle w:val="Compact"/>
              <w:ind w:left="170"/>
            </w:pPr>
            <w:r>
              <w:t>Accommodation (weeks)</w:t>
            </w:r>
          </w:p>
        </w:tc>
        <w:tc>
          <w:tcPr>
            <w:tcW w:w="460" w:type="pct"/>
          </w:tcPr>
          <w:p w14:paraId="4B39824C" w14:textId="77777777" w:rsidR="00736ECF" w:rsidRDefault="00736ECF">
            <w:pPr>
              <w:pStyle w:val="Compact"/>
              <w:jc w:val="right"/>
            </w:pPr>
            <w:r>
              <w:t>13</w:t>
            </w:r>
          </w:p>
        </w:tc>
        <w:tc>
          <w:tcPr>
            <w:tcW w:w="327" w:type="pct"/>
          </w:tcPr>
          <w:p w14:paraId="78488C6D" w14:textId="77777777" w:rsidR="00736ECF" w:rsidRDefault="00736ECF">
            <w:pPr>
              <w:pStyle w:val="Compact"/>
              <w:jc w:val="right"/>
            </w:pPr>
            <w:r>
              <w:t>85</w:t>
            </w:r>
          </w:p>
        </w:tc>
        <w:tc>
          <w:tcPr>
            <w:tcW w:w="430" w:type="pct"/>
          </w:tcPr>
          <w:p w14:paraId="1240243E" w14:textId="77777777" w:rsidR="00736ECF" w:rsidRDefault="00736ECF">
            <w:pPr>
              <w:pStyle w:val="Compact"/>
              <w:jc w:val="right"/>
            </w:pPr>
            <w:r>
              <w:t>0·15</w:t>
            </w:r>
          </w:p>
        </w:tc>
        <w:tc>
          <w:tcPr>
            <w:tcW w:w="395" w:type="pct"/>
          </w:tcPr>
          <w:p w14:paraId="41BB0EB4" w14:textId="77777777" w:rsidR="00736ECF" w:rsidRDefault="00736ECF">
            <w:pPr>
              <w:pStyle w:val="Compact"/>
              <w:jc w:val="right"/>
            </w:pPr>
            <w:r>
              <w:t>10</w:t>
            </w:r>
          </w:p>
        </w:tc>
        <w:tc>
          <w:tcPr>
            <w:tcW w:w="341" w:type="pct"/>
          </w:tcPr>
          <w:p w14:paraId="402FE15D" w14:textId="77777777" w:rsidR="00736ECF" w:rsidRDefault="00736ECF">
            <w:pPr>
              <w:pStyle w:val="Compact"/>
              <w:jc w:val="right"/>
            </w:pPr>
            <w:r>
              <w:t>121</w:t>
            </w:r>
          </w:p>
        </w:tc>
        <w:tc>
          <w:tcPr>
            <w:tcW w:w="430" w:type="pct"/>
          </w:tcPr>
          <w:p w14:paraId="07E57BB0" w14:textId="77777777" w:rsidR="00736ECF" w:rsidRDefault="00736ECF">
            <w:pPr>
              <w:pStyle w:val="Compact"/>
              <w:jc w:val="right"/>
            </w:pPr>
            <w:r>
              <w:t>0·08</w:t>
            </w:r>
          </w:p>
        </w:tc>
      </w:tr>
      <w:tr w:rsidR="006A1475" w14:paraId="3EA57377" w14:textId="77777777" w:rsidTr="006A1475">
        <w:tc>
          <w:tcPr>
            <w:tcW w:w="2617" w:type="pct"/>
          </w:tcPr>
          <w:p w14:paraId="2AA6FC77" w14:textId="77777777" w:rsidR="00736ECF" w:rsidRDefault="00736ECF" w:rsidP="001D5C52">
            <w:pPr>
              <w:pStyle w:val="Compact"/>
              <w:ind w:left="170"/>
            </w:pPr>
            <w:r>
              <w:lastRenderedPageBreak/>
              <w:t>Days off due to illness</w:t>
            </w:r>
          </w:p>
        </w:tc>
        <w:tc>
          <w:tcPr>
            <w:tcW w:w="460" w:type="pct"/>
          </w:tcPr>
          <w:p w14:paraId="63301F1F" w14:textId="77777777" w:rsidR="00736ECF" w:rsidRDefault="00736ECF">
            <w:pPr>
              <w:pStyle w:val="Compact"/>
              <w:jc w:val="right"/>
            </w:pPr>
            <w:r>
              <w:t>20</w:t>
            </w:r>
          </w:p>
        </w:tc>
        <w:tc>
          <w:tcPr>
            <w:tcW w:w="327" w:type="pct"/>
          </w:tcPr>
          <w:p w14:paraId="4826C373" w14:textId="77777777" w:rsidR="00736ECF" w:rsidRDefault="00736ECF">
            <w:pPr>
              <w:pStyle w:val="Compact"/>
              <w:jc w:val="right"/>
            </w:pPr>
            <w:r>
              <w:t>143</w:t>
            </w:r>
          </w:p>
        </w:tc>
        <w:tc>
          <w:tcPr>
            <w:tcW w:w="430" w:type="pct"/>
          </w:tcPr>
          <w:p w14:paraId="1224EECB" w14:textId="77777777" w:rsidR="00736ECF" w:rsidRDefault="00736ECF">
            <w:pPr>
              <w:pStyle w:val="Compact"/>
              <w:jc w:val="right"/>
            </w:pPr>
            <w:r>
              <w:t>0·14</w:t>
            </w:r>
          </w:p>
        </w:tc>
        <w:tc>
          <w:tcPr>
            <w:tcW w:w="395" w:type="pct"/>
          </w:tcPr>
          <w:p w14:paraId="2DE99752" w14:textId="77777777" w:rsidR="00736ECF" w:rsidRDefault="00736ECF">
            <w:pPr>
              <w:pStyle w:val="Compact"/>
              <w:jc w:val="right"/>
            </w:pPr>
            <w:r>
              <w:t>49</w:t>
            </w:r>
          </w:p>
        </w:tc>
        <w:tc>
          <w:tcPr>
            <w:tcW w:w="341" w:type="pct"/>
          </w:tcPr>
          <w:p w14:paraId="755EF9C1" w14:textId="77777777" w:rsidR="00736ECF" w:rsidRDefault="00736ECF">
            <w:pPr>
              <w:pStyle w:val="Compact"/>
              <w:jc w:val="right"/>
            </w:pPr>
            <w:r>
              <w:t>146</w:t>
            </w:r>
          </w:p>
        </w:tc>
        <w:tc>
          <w:tcPr>
            <w:tcW w:w="430" w:type="pct"/>
          </w:tcPr>
          <w:p w14:paraId="57A06091" w14:textId="77777777" w:rsidR="00736ECF" w:rsidRDefault="00736ECF">
            <w:pPr>
              <w:pStyle w:val="Compact"/>
              <w:jc w:val="right"/>
            </w:pPr>
            <w:r>
              <w:t>0·34</w:t>
            </w:r>
          </w:p>
        </w:tc>
      </w:tr>
      <w:tr w:rsidR="006A1475" w14:paraId="5F9E1D2D" w14:textId="77777777" w:rsidTr="006A1475">
        <w:tc>
          <w:tcPr>
            <w:tcW w:w="2617" w:type="pct"/>
          </w:tcPr>
          <w:p w14:paraId="6C4B7F6F" w14:textId="77777777" w:rsidR="00736ECF" w:rsidRDefault="00736ECF" w:rsidP="001D5C52">
            <w:pPr>
              <w:pStyle w:val="Compact"/>
              <w:ind w:left="170"/>
            </w:pPr>
            <w:r>
              <w:t>Accident and emergency (contacts)</w:t>
            </w:r>
          </w:p>
        </w:tc>
        <w:tc>
          <w:tcPr>
            <w:tcW w:w="460" w:type="pct"/>
          </w:tcPr>
          <w:p w14:paraId="2764B20C" w14:textId="77777777" w:rsidR="00736ECF" w:rsidRDefault="00736ECF">
            <w:pPr>
              <w:pStyle w:val="Compact"/>
              <w:jc w:val="right"/>
            </w:pPr>
            <w:r>
              <w:t>17</w:t>
            </w:r>
          </w:p>
        </w:tc>
        <w:tc>
          <w:tcPr>
            <w:tcW w:w="327" w:type="pct"/>
          </w:tcPr>
          <w:p w14:paraId="5D0F3F6A" w14:textId="77777777" w:rsidR="00736ECF" w:rsidRDefault="00736ECF">
            <w:pPr>
              <w:pStyle w:val="Compact"/>
              <w:jc w:val="right"/>
            </w:pPr>
            <w:r>
              <w:t>85</w:t>
            </w:r>
          </w:p>
        </w:tc>
        <w:tc>
          <w:tcPr>
            <w:tcW w:w="430" w:type="pct"/>
          </w:tcPr>
          <w:p w14:paraId="2D00A32B" w14:textId="77777777" w:rsidR="00736ECF" w:rsidRDefault="00736ECF">
            <w:pPr>
              <w:pStyle w:val="Compact"/>
              <w:jc w:val="right"/>
            </w:pPr>
            <w:r>
              <w:t>0·20</w:t>
            </w:r>
          </w:p>
        </w:tc>
        <w:tc>
          <w:tcPr>
            <w:tcW w:w="395" w:type="pct"/>
          </w:tcPr>
          <w:p w14:paraId="0C808469" w14:textId="77777777" w:rsidR="00736ECF" w:rsidRDefault="00736ECF">
            <w:pPr>
              <w:pStyle w:val="Compact"/>
              <w:jc w:val="right"/>
            </w:pPr>
            <w:r>
              <w:t>17</w:t>
            </w:r>
          </w:p>
        </w:tc>
        <w:tc>
          <w:tcPr>
            <w:tcW w:w="341" w:type="pct"/>
          </w:tcPr>
          <w:p w14:paraId="3964772D" w14:textId="77777777" w:rsidR="00736ECF" w:rsidRDefault="00736ECF">
            <w:pPr>
              <w:pStyle w:val="Compact"/>
              <w:jc w:val="right"/>
            </w:pPr>
            <w:r>
              <w:t>121</w:t>
            </w:r>
          </w:p>
        </w:tc>
        <w:tc>
          <w:tcPr>
            <w:tcW w:w="430" w:type="pct"/>
          </w:tcPr>
          <w:p w14:paraId="5E3CDAAE" w14:textId="77777777" w:rsidR="00736ECF" w:rsidRDefault="00736ECF">
            <w:pPr>
              <w:pStyle w:val="Compact"/>
              <w:jc w:val="right"/>
            </w:pPr>
            <w:r>
              <w:t>0·14</w:t>
            </w:r>
          </w:p>
        </w:tc>
      </w:tr>
      <w:tr w:rsidR="006A1475" w14:paraId="7821D2BA" w14:textId="77777777" w:rsidTr="006A1475">
        <w:tc>
          <w:tcPr>
            <w:tcW w:w="2617" w:type="pct"/>
          </w:tcPr>
          <w:p w14:paraId="4FD22AA1" w14:textId="77777777" w:rsidR="00736ECF" w:rsidRDefault="00736ECF" w:rsidP="001D5C52">
            <w:pPr>
              <w:pStyle w:val="Compact"/>
              <w:ind w:left="170"/>
            </w:pPr>
            <w:r>
              <w:t>Accident and emergency (admitted)</w:t>
            </w:r>
          </w:p>
        </w:tc>
        <w:tc>
          <w:tcPr>
            <w:tcW w:w="460" w:type="pct"/>
          </w:tcPr>
          <w:p w14:paraId="4CBA2FD0" w14:textId="77777777" w:rsidR="00736ECF" w:rsidRDefault="00736ECF">
            <w:pPr>
              <w:pStyle w:val="Compact"/>
              <w:jc w:val="right"/>
            </w:pPr>
            <w:r>
              <w:t>7</w:t>
            </w:r>
          </w:p>
        </w:tc>
        <w:tc>
          <w:tcPr>
            <w:tcW w:w="327" w:type="pct"/>
          </w:tcPr>
          <w:p w14:paraId="1DC929CA" w14:textId="77777777" w:rsidR="00736ECF" w:rsidRDefault="00736ECF">
            <w:pPr>
              <w:pStyle w:val="Compact"/>
              <w:jc w:val="right"/>
            </w:pPr>
            <w:r>
              <w:t>85</w:t>
            </w:r>
          </w:p>
        </w:tc>
        <w:tc>
          <w:tcPr>
            <w:tcW w:w="430" w:type="pct"/>
          </w:tcPr>
          <w:p w14:paraId="4954DB16" w14:textId="77777777" w:rsidR="00736ECF" w:rsidRDefault="00736ECF">
            <w:pPr>
              <w:pStyle w:val="Compact"/>
              <w:jc w:val="right"/>
            </w:pPr>
            <w:r>
              <w:t>0·08</w:t>
            </w:r>
          </w:p>
        </w:tc>
        <w:tc>
          <w:tcPr>
            <w:tcW w:w="395" w:type="pct"/>
          </w:tcPr>
          <w:p w14:paraId="5765B761" w14:textId="77777777" w:rsidR="00736ECF" w:rsidRDefault="00736ECF">
            <w:pPr>
              <w:pStyle w:val="Compact"/>
              <w:jc w:val="right"/>
            </w:pPr>
            <w:r>
              <w:t>6</w:t>
            </w:r>
          </w:p>
        </w:tc>
        <w:tc>
          <w:tcPr>
            <w:tcW w:w="341" w:type="pct"/>
          </w:tcPr>
          <w:p w14:paraId="7438DCA7" w14:textId="77777777" w:rsidR="00736ECF" w:rsidRDefault="00736ECF">
            <w:pPr>
              <w:pStyle w:val="Compact"/>
              <w:jc w:val="right"/>
            </w:pPr>
            <w:r>
              <w:t>121</w:t>
            </w:r>
          </w:p>
        </w:tc>
        <w:tc>
          <w:tcPr>
            <w:tcW w:w="430" w:type="pct"/>
          </w:tcPr>
          <w:p w14:paraId="4475D965" w14:textId="77777777" w:rsidR="00736ECF" w:rsidRDefault="00736ECF">
            <w:pPr>
              <w:pStyle w:val="Compact"/>
              <w:jc w:val="right"/>
            </w:pPr>
            <w:r>
              <w:t>0·05</w:t>
            </w:r>
          </w:p>
        </w:tc>
      </w:tr>
      <w:tr w:rsidR="006A1475" w14:paraId="48F6170E" w14:textId="77777777" w:rsidTr="006A1475">
        <w:tc>
          <w:tcPr>
            <w:tcW w:w="2617" w:type="pct"/>
          </w:tcPr>
          <w:p w14:paraId="449E1E02" w14:textId="77777777" w:rsidR="00736ECF" w:rsidRDefault="00736ECF" w:rsidP="001D5C52">
            <w:pPr>
              <w:pStyle w:val="Compact"/>
              <w:ind w:left="170"/>
            </w:pPr>
            <w:r>
              <w:t>Accident and emergency (ambulance)</w:t>
            </w:r>
          </w:p>
        </w:tc>
        <w:tc>
          <w:tcPr>
            <w:tcW w:w="460" w:type="pct"/>
          </w:tcPr>
          <w:p w14:paraId="00F2170F" w14:textId="77777777" w:rsidR="00736ECF" w:rsidRDefault="00736ECF">
            <w:pPr>
              <w:pStyle w:val="Compact"/>
              <w:jc w:val="right"/>
            </w:pPr>
            <w:r>
              <w:t>8</w:t>
            </w:r>
          </w:p>
        </w:tc>
        <w:tc>
          <w:tcPr>
            <w:tcW w:w="327" w:type="pct"/>
          </w:tcPr>
          <w:p w14:paraId="626B563D" w14:textId="77777777" w:rsidR="00736ECF" w:rsidRDefault="00736ECF">
            <w:pPr>
              <w:pStyle w:val="Compact"/>
              <w:jc w:val="right"/>
            </w:pPr>
            <w:r>
              <w:t>85</w:t>
            </w:r>
          </w:p>
        </w:tc>
        <w:tc>
          <w:tcPr>
            <w:tcW w:w="430" w:type="pct"/>
          </w:tcPr>
          <w:p w14:paraId="4AD8606A" w14:textId="77777777" w:rsidR="00736ECF" w:rsidRDefault="00736ECF">
            <w:pPr>
              <w:pStyle w:val="Compact"/>
              <w:jc w:val="right"/>
            </w:pPr>
            <w:r>
              <w:t>0·09</w:t>
            </w:r>
          </w:p>
        </w:tc>
        <w:tc>
          <w:tcPr>
            <w:tcW w:w="395" w:type="pct"/>
          </w:tcPr>
          <w:p w14:paraId="69F7AA48" w14:textId="77777777" w:rsidR="00736ECF" w:rsidRDefault="00736ECF">
            <w:pPr>
              <w:pStyle w:val="Compact"/>
              <w:jc w:val="right"/>
            </w:pPr>
            <w:r>
              <w:t>7</w:t>
            </w:r>
          </w:p>
        </w:tc>
        <w:tc>
          <w:tcPr>
            <w:tcW w:w="341" w:type="pct"/>
          </w:tcPr>
          <w:p w14:paraId="5D4C7BF3" w14:textId="77777777" w:rsidR="00736ECF" w:rsidRDefault="00736ECF">
            <w:pPr>
              <w:pStyle w:val="Compact"/>
              <w:jc w:val="right"/>
            </w:pPr>
            <w:r>
              <w:t>121</w:t>
            </w:r>
          </w:p>
        </w:tc>
        <w:tc>
          <w:tcPr>
            <w:tcW w:w="430" w:type="pct"/>
          </w:tcPr>
          <w:p w14:paraId="5A3BF36A" w14:textId="77777777" w:rsidR="00736ECF" w:rsidRDefault="00736ECF">
            <w:pPr>
              <w:pStyle w:val="Compact"/>
              <w:jc w:val="right"/>
            </w:pPr>
            <w:r>
              <w:t>0·06</w:t>
            </w:r>
          </w:p>
        </w:tc>
      </w:tr>
      <w:tr w:rsidR="006A1475" w14:paraId="4A3D761E" w14:textId="77777777" w:rsidTr="006A1475">
        <w:tc>
          <w:tcPr>
            <w:tcW w:w="2617" w:type="pct"/>
          </w:tcPr>
          <w:p w14:paraId="23DF3CFE" w14:textId="77777777" w:rsidR="00736ECF" w:rsidRDefault="00736ECF" w:rsidP="001D5C52">
            <w:pPr>
              <w:pStyle w:val="Compact"/>
              <w:ind w:left="170"/>
            </w:pPr>
            <w:r>
              <w:t>Inpatient (nights)</w:t>
            </w:r>
          </w:p>
        </w:tc>
        <w:tc>
          <w:tcPr>
            <w:tcW w:w="460" w:type="pct"/>
          </w:tcPr>
          <w:p w14:paraId="4633ABFF" w14:textId="77777777" w:rsidR="00736ECF" w:rsidRDefault="00736ECF">
            <w:pPr>
              <w:pStyle w:val="Compact"/>
              <w:jc w:val="right"/>
            </w:pPr>
            <w:r>
              <w:t>1</w:t>
            </w:r>
          </w:p>
        </w:tc>
        <w:tc>
          <w:tcPr>
            <w:tcW w:w="327" w:type="pct"/>
          </w:tcPr>
          <w:p w14:paraId="475A39AA" w14:textId="77777777" w:rsidR="00736ECF" w:rsidRDefault="00736ECF">
            <w:pPr>
              <w:pStyle w:val="Compact"/>
              <w:jc w:val="right"/>
            </w:pPr>
            <w:r>
              <w:t>85</w:t>
            </w:r>
          </w:p>
        </w:tc>
        <w:tc>
          <w:tcPr>
            <w:tcW w:w="430" w:type="pct"/>
          </w:tcPr>
          <w:p w14:paraId="6B631B67" w14:textId="77777777" w:rsidR="00736ECF" w:rsidRDefault="00736ECF">
            <w:pPr>
              <w:pStyle w:val="Compact"/>
              <w:jc w:val="right"/>
            </w:pPr>
            <w:r>
              <w:t>0·01</w:t>
            </w:r>
          </w:p>
        </w:tc>
        <w:tc>
          <w:tcPr>
            <w:tcW w:w="395" w:type="pct"/>
          </w:tcPr>
          <w:p w14:paraId="541F26CB" w14:textId="77777777" w:rsidR="00736ECF" w:rsidRDefault="00736ECF">
            <w:pPr>
              <w:pStyle w:val="Compact"/>
              <w:jc w:val="right"/>
            </w:pPr>
            <w:r>
              <w:t>12</w:t>
            </w:r>
          </w:p>
        </w:tc>
        <w:tc>
          <w:tcPr>
            <w:tcW w:w="341" w:type="pct"/>
          </w:tcPr>
          <w:p w14:paraId="4A2014A2" w14:textId="77777777" w:rsidR="00736ECF" w:rsidRDefault="00736ECF">
            <w:pPr>
              <w:pStyle w:val="Compact"/>
              <w:jc w:val="right"/>
            </w:pPr>
            <w:r>
              <w:t>121</w:t>
            </w:r>
          </w:p>
        </w:tc>
        <w:tc>
          <w:tcPr>
            <w:tcW w:w="430" w:type="pct"/>
          </w:tcPr>
          <w:p w14:paraId="4BC4715A" w14:textId="77777777" w:rsidR="00736ECF" w:rsidRDefault="00736ECF">
            <w:pPr>
              <w:pStyle w:val="Compact"/>
              <w:jc w:val="right"/>
            </w:pPr>
            <w:r>
              <w:t>0·10</w:t>
            </w:r>
          </w:p>
        </w:tc>
      </w:tr>
      <w:tr w:rsidR="006A1475" w14:paraId="36419372" w14:textId="77777777" w:rsidTr="006A1475">
        <w:tc>
          <w:tcPr>
            <w:tcW w:w="2617" w:type="pct"/>
          </w:tcPr>
          <w:p w14:paraId="32E9305F" w14:textId="77777777" w:rsidR="00736ECF" w:rsidRDefault="00736ECF" w:rsidP="001D5C52">
            <w:pPr>
              <w:pStyle w:val="Compact"/>
              <w:ind w:left="170"/>
            </w:pPr>
            <w:r>
              <w:t>Outpatient (appointments)</w:t>
            </w:r>
          </w:p>
        </w:tc>
        <w:tc>
          <w:tcPr>
            <w:tcW w:w="460" w:type="pct"/>
          </w:tcPr>
          <w:p w14:paraId="36F16D53" w14:textId="77777777" w:rsidR="00736ECF" w:rsidRDefault="00736ECF">
            <w:pPr>
              <w:pStyle w:val="Compact"/>
              <w:jc w:val="right"/>
            </w:pPr>
            <w:r>
              <w:t>19</w:t>
            </w:r>
          </w:p>
        </w:tc>
        <w:tc>
          <w:tcPr>
            <w:tcW w:w="327" w:type="pct"/>
          </w:tcPr>
          <w:p w14:paraId="66FBE78F" w14:textId="77777777" w:rsidR="00736ECF" w:rsidRDefault="00736ECF">
            <w:pPr>
              <w:pStyle w:val="Compact"/>
              <w:jc w:val="right"/>
            </w:pPr>
            <w:r>
              <w:t>85</w:t>
            </w:r>
          </w:p>
        </w:tc>
        <w:tc>
          <w:tcPr>
            <w:tcW w:w="430" w:type="pct"/>
          </w:tcPr>
          <w:p w14:paraId="68EF540E" w14:textId="77777777" w:rsidR="00736ECF" w:rsidRDefault="00736ECF">
            <w:pPr>
              <w:pStyle w:val="Compact"/>
              <w:jc w:val="right"/>
            </w:pPr>
            <w:r>
              <w:t>0·22</w:t>
            </w:r>
          </w:p>
        </w:tc>
        <w:tc>
          <w:tcPr>
            <w:tcW w:w="395" w:type="pct"/>
          </w:tcPr>
          <w:p w14:paraId="407887A2" w14:textId="77777777" w:rsidR="00736ECF" w:rsidRDefault="00736ECF">
            <w:pPr>
              <w:pStyle w:val="Compact"/>
              <w:jc w:val="right"/>
            </w:pPr>
            <w:r>
              <w:t>57</w:t>
            </w:r>
          </w:p>
        </w:tc>
        <w:tc>
          <w:tcPr>
            <w:tcW w:w="341" w:type="pct"/>
          </w:tcPr>
          <w:p w14:paraId="6AF836ED" w14:textId="77777777" w:rsidR="00736ECF" w:rsidRDefault="00736ECF">
            <w:pPr>
              <w:pStyle w:val="Compact"/>
              <w:jc w:val="right"/>
            </w:pPr>
            <w:r>
              <w:t>121</w:t>
            </w:r>
          </w:p>
        </w:tc>
        <w:tc>
          <w:tcPr>
            <w:tcW w:w="430" w:type="pct"/>
          </w:tcPr>
          <w:p w14:paraId="4F602393" w14:textId="77777777" w:rsidR="00736ECF" w:rsidRDefault="00736ECF">
            <w:pPr>
              <w:pStyle w:val="Compact"/>
              <w:jc w:val="right"/>
            </w:pPr>
            <w:r>
              <w:t>0·47</w:t>
            </w:r>
          </w:p>
        </w:tc>
      </w:tr>
      <w:tr w:rsidR="006A1475" w14:paraId="3E14605B" w14:textId="77777777" w:rsidTr="006A1475">
        <w:tc>
          <w:tcPr>
            <w:tcW w:w="2617" w:type="pct"/>
          </w:tcPr>
          <w:p w14:paraId="0CC25C7A" w14:textId="77777777" w:rsidR="00736ECF" w:rsidRDefault="00736ECF" w:rsidP="001D5C52">
            <w:pPr>
              <w:pStyle w:val="Compact"/>
              <w:ind w:left="170"/>
            </w:pPr>
            <w:r>
              <w:t>Community care (contacts)</w:t>
            </w:r>
          </w:p>
        </w:tc>
        <w:tc>
          <w:tcPr>
            <w:tcW w:w="460" w:type="pct"/>
          </w:tcPr>
          <w:p w14:paraId="1762628E" w14:textId="77777777" w:rsidR="00736ECF" w:rsidRDefault="00736ECF">
            <w:pPr>
              <w:pStyle w:val="Compact"/>
              <w:jc w:val="right"/>
            </w:pPr>
            <w:r>
              <w:t>432</w:t>
            </w:r>
          </w:p>
        </w:tc>
        <w:tc>
          <w:tcPr>
            <w:tcW w:w="327" w:type="pct"/>
          </w:tcPr>
          <w:p w14:paraId="346B97D6" w14:textId="77777777" w:rsidR="00736ECF" w:rsidRDefault="00736ECF">
            <w:pPr>
              <w:pStyle w:val="Compact"/>
              <w:jc w:val="right"/>
            </w:pPr>
            <w:r>
              <w:t>85</w:t>
            </w:r>
          </w:p>
        </w:tc>
        <w:tc>
          <w:tcPr>
            <w:tcW w:w="430" w:type="pct"/>
          </w:tcPr>
          <w:p w14:paraId="1EACB3B4" w14:textId="77777777" w:rsidR="00736ECF" w:rsidRDefault="00736ECF">
            <w:pPr>
              <w:pStyle w:val="Compact"/>
              <w:jc w:val="right"/>
            </w:pPr>
            <w:r>
              <w:t>5·08</w:t>
            </w:r>
          </w:p>
        </w:tc>
        <w:tc>
          <w:tcPr>
            <w:tcW w:w="395" w:type="pct"/>
          </w:tcPr>
          <w:p w14:paraId="6276B464" w14:textId="77777777" w:rsidR="00736ECF" w:rsidRDefault="00736ECF">
            <w:pPr>
              <w:pStyle w:val="Compact"/>
              <w:jc w:val="right"/>
            </w:pPr>
            <w:r>
              <w:t>660</w:t>
            </w:r>
          </w:p>
        </w:tc>
        <w:tc>
          <w:tcPr>
            <w:tcW w:w="341" w:type="pct"/>
          </w:tcPr>
          <w:p w14:paraId="7EF33C69" w14:textId="77777777" w:rsidR="00736ECF" w:rsidRDefault="00736ECF">
            <w:pPr>
              <w:pStyle w:val="Compact"/>
              <w:jc w:val="right"/>
            </w:pPr>
            <w:r>
              <w:t>121</w:t>
            </w:r>
          </w:p>
        </w:tc>
        <w:tc>
          <w:tcPr>
            <w:tcW w:w="430" w:type="pct"/>
          </w:tcPr>
          <w:p w14:paraId="5461916A" w14:textId="77777777" w:rsidR="00736ECF" w:rsidRDefault="00736ECF">
            <w:pPr>
              <w:pStyle w:val="Compact"/>
              <w:jc w:val="right"/>
            </w:pPr>
            <w:r>
              <w:t>5·45</w:t>
            </w:r>
          </w:p>
        </w:tc>
      </w:tr>
      <w:tr w:rsidR="006A1475" w14:paraId="3075B5DD" w14:textId="77777777" w:rsidTr="006A1475">
        <w:tc>
          <w:tcPr>
            <w:tcW w:w="2617" w:type="pct"/>
          </w:tcPr>
          <w:p w14:paraId="2EC15C86" w14:textId="77777777" w:rsidR="00736ECF" w:rsidRDefault="00736ECF" w:rsidP="001D5C52">
            <w:pPr>
              <w:pStyle w:val="Compact"/>
              <w:ind w:left="170"/>
            </w:pPr>
            <w:r>
              <w:t>Custody (days)</w:t>
            </w:r>
          </w:p>
        </w:tc>
        <w:tc>
          <w:tcPr>
            <w:tcW w:w="460" w:type="pct"/>
          </w:tcPr>
          <w:p w14:paraId="4B0755DF" w14:textId="77777777" w:rsidR="00736ECF" w:rsidRDefault="00736ECF">
            <w:pPr>
              <w:pStyle w:val="Compact"/>
              <w:jc w:val="right"/>
            </w:pPr>
            <w:r>
              <w:t>16</w:t>
            </w:r>
          </w:p>
        </w:tc>
        <w:tc>
          <w:tcPr>
            <w:tcW w:w="327" w:type="pct"/>
          </w:tcPr>
          <w:p w14:paraId="73763A01" w14:textId="77777777" w:rsidR="00736ECF" w:rsidRDefault="00736ECF">
            <w:pPr>
              <w:pStyle w:val="Compact"/>
              <w:jc w:val="right"/>
            </w:pPr>
            <w:r>
              <w:t>85</w:t>
            </w:r>
          </w:p>
        </w:tc>
        <w:tc>
          <w:tcPr>
            <w:tcW w:w="430" w:type="pct"/>
          </w:tcPr>
          <w:p w14:paraId="199C2B15" w14:textId="77777777" w:rsidR="00736ECF" w:rsidRDefault="00736ECF">
            <w:pPr>
              <w:pStyle w:val="Compact"/>
              <w:jc w:val="right"/>
            </w:pPr>
            <w:r>
              <w:t>0·19</w:t>
            </w:r>
          </w:p>
        </w:tc>
        <w:tc>
          <w:tcPr>
            <w:tcW w:w="395" w:type="pct"/>
          </w:tcPr>
          <w:p w14:paraId="172D7BB4" w14:textId="77777777" w:rsidR="00736ECF" w:rsidRDefault="00736ECF">
            <w:pPr>
              <w:pStyle w:val="Compact"/>
              <w:jc w:val="right"/>
            </w:pPr>
            <w:r>
              <w:t>17</w:t>
            </w:r>
          </w:p>
        </w:tc>
        <w:tc>
          <w:tcPr>
            <w:tcW w:w="341" w:type="pct"/>
          </w:tcPr>
          <w:p w14:paraId="46EF6F46" w14:textId="77777777" w:rsidR="00736ECF" w:rsidRDefault="00736ECF">
            <w:pPr>
              <w:pStyle w:val="Compact"/>
              <w:jc w:val="right"/>
            </w:pPr>
            <w:r>
              <w:t>121</w:t>
            </w:r>
          </w:p>
        </w:tc>
        <w:tc>
          <w:tcPr>
            <w:tcW w:w="430" w:type="pct"/>
          </w:tcPr>
          <w:p w14:paraId="6A8CA3D3" w14:textId="77777777" w:rsidR="00736ECF" w:rsidRDefault="00736ECF">
            <w:pPr>
              <w:pStyle w:val="Compact"/>
              <w:jc w:val="right"/>
            </w:pPr>
            <w:r>
              <w:t>0·14</w:t>
            </w:r>
          </w:p>
        </w:tc>
      </w:tr>
      <w:tr w:rsidR="006A1475" w14:paraId="0FCC7F4D" w14:textId="77777777" w:rsidTr="006A1475">
        <w:tc>
          <w:tcPr>
            <w:tcW w:w="2617" w:type="pct"/>
          </w:tcPr>
          <w:p w14:paraId="2ECE9B74" w14:textId="77777777" w:rsidR="00736ECF" w:rsidRDefault="00736ECF" w:rsidP="001D5C52">
            <w:pPr>
              <w:pStyle w:val="Compact"/>
              <w:ind w:left="170"/>
            </w:pPr>
            <w:r>
              <w:t>CJ professional (contacts)</w:t>
            </w:r>
          </w:p>
        </w:tc>
        <w:tc>
          <w:tcPr>
            <w:tcW w:w="460" w:type="pct"/>
          </w:tcPr>
          <w:p w14:paraId="472E8583" w14:textId="77777777" w:rsidR="00736ECF" w:rsidRDefault="00736ECF">
            <w:pPr>
              <w:pStyle w:val="Compact"/>
              <w:jc w:val="right"/>
            </w:pPr>
            <w:r>
              <w:t>64</w:t>
            </w:r>
          </w:p>
        </w:tc>
        <w:tc>
          <w:tcPr>
            <w:tcW w:w="327" w:type="pct"/>
          </w:tcPr>
          <w:p w14:paraId="5EC4BA4B" w14:textId="77777777" w:rsidR="00736ECF" w:rsidRDefault="00736ECF">
            <w:pPr>
              <w:pStyle w:val="Compact"/>
              <w:jc w:val="right"/>
            </w:pPr>
            <w:r>
              <w:t>85</w:t>
            </w:r>
          </w:p>
        </w:tc>
        <w:tc>
          <w:tcPr>
            <w:tcW w:w="430" w:type="pct"/>
          </w:tcPr>
          <w:p w14:paraId="3C2BC8EE" w14:textId="77777777" w:rsidR="00736ECF" w:rsidRDefault="00736ECF">
            <w:pPr>
              <w:pStyle w:val="Compact"/>
              <w:jc w:val="right"/>
            </w:pPr>
            <w:r>
              <w:t>0·75</w:t>
            </w:r>
          </w:p>
        </w:tc>
        <w:tc>
          <w:tcPr>
            <w:tcW w:w="395" w:type="pct"/>
          </w:tcPr>
          <w:p w14:paraId="76C82BB3" w14:textId="77777777" w:rsidR="00736ECF" w:rsidRDefault="00736ECF">
            <w:pPr>
              <w:pStyle w:val="Compact"/>
              <w:jc w:val="right"/>
            </w:pPr>
            <w:r>
              <w:t>102</w:t>
            </w:r>
          </w:p>
        </w:tc>
        <w:tc>
          <w:tcPr>
            <w:tcW w:w="341" w:type="pct"/>
          </w:tcPr>
          <w:p w14:paraId="784158AD" w14:textId="77777777" w:rsidR="00736ECF" w:rsidRDefault="00736ECF">
            <w:pPr>
              <w:pStyle w:val="Compact"/>
              <w:jc w:val="right"/>
            </w:pPr>
            <w:r>
              <w:t>121</w:t>
            </w:r>
          </w:p>
        </w:tc>
        <w:tc>
          <w:tcPr>
            <w:tcW w:w="430" w:type="pct"/>
          </w:tcPr>
          <w:p w14:paraId="7DF3DF5A" w14:textId="77777777" w:rsidR="00736ECF" w:rsidRDefault="00736ECF">
            <w:pPr>
              <w:pStyle w:val="Compact"/>
              <w:jc w:val="right"/>
            </w:pPr>
            <w:r>
              <w:t>0·84</w:t>
            </w:r>
          </w:p>
        </w:tc>
      </w:tr>
      <w:tr w:rsidR="006A1475" w14:paraId="42AFC29D" w14:textId="77777777" w:rsidTr="006A1475">
        <w:tc>
          <w:tcPr>
            <w:tcW w:w="2617" w:type="pct"/>
          </w:tcPr>
          <w:p w14:paraId="333C6D56" w14:textId="77777777" w:rsidR="00736ECF" w:rsidRDefault="00736ECF" w:rsidP="001D5C52">
            <w:pPr>
              <w:pStyle w:val="Compact"/>
              <w:ind w:left="170"/>
            </w:pPr>
            <w:r>
              <w:t>Victim of crime (number of offences)</w:t>
            </w:r>
          </w:p>
        </w:tc>
        <w:tc>
          <w:tcPr>
            <w:tcW w:w="460" w:type="pct"/>
          </w:tcPr>
          <w:p w14:paraId="303B5735" w14:textId="77777777" w:rsidR="00736ECF" w:rsidRDefault="00736ECF">
            <w:pPr>
              <w:pStyle w:val="Compact"/>
              <w:jc w:val="right"/>
            </w:pPr>
            <w:r>
              <w:t>40</w:t>
            </w:r>
          </w:p>
        </w:tc>
        <w:tc>
          <w:tcPr>
            <w:tcW w:w="327" w:type="pct"/>
          </w:tcPr>
          <w:p w14:paraId="6F8D535C" w14:textId="77777777" w:rsidR="00736ECF" w:rsidRDefault="00736ECF">
            <w:pPr>
              <w:pStyle w:val="Compact"/>
              <w:jc w:val="right"/>
            </w:pPr>
            <w:r>
              <w:t>85</w:t>
            </w:r>
          </w:p>
        </w:tc>
        <w:tc>
          <w:tcPr>
            <w:tcW w:w="430" w:type="pct"/>
          </w:tcPr>
          <w:p w14:paraId="1BC3D8B9" w14:textId="77777777" w:rsidR="00736ECF" w:rsidRDefault="00736ECF">
            <w:pPr>
              <w:pStyle w:val="Compact"/>
              <w:jc w:val="right"/>
            </w:pPr>
            <w:r>
              <w:t>0·47</w:t>
            </w:r>
          </w:p>
        </w:tc>
        <w:tc>
          <w:tcPr>
            <w:tcW w:w="395" w:type="pct"/>
          </w:tcPr>
          <w:p w14:paraId="435E050D" w14:textId="77777777" w:rsidR="00736ECF" w:rsidRDefault="00736ECF">
            <w:pPr>
              <w:pStyle w:val="Compact"/>
              <w:jc w:val="right"/>
            </w:pPr>
            <w:r>
              <w:t>18</w:t>
            </w:r>
          </w:p>
        </w:tc>
        <w:tc>
          <w:tcPr>
            <w:tcW w:w="341" w:type="pct"/>
          </w:tcPr>
          <w:p w14:paraId="08F4A762" w14:textId="77777777" w:rsidR="00736ECF" w:rsidRDefault="00736ECF">
            <w:pPr>
              <w:pStyle w:val="Compact"/>
              <w:jc w:val="right"/>
            </w:pPr>
            <w:r>
              <w:t>121</w:t>
            </w:r>
          </w:p>
        </w:tc>
        <w:tc>
          <w:tcPr>
            <w:tcW w:w="430" w:type="pct"/>
          </w:tcPr>
          <w:p w14:paraId="2CC5FE0B" w14:textId="77777777" w:rsidR="00736ECF" w:rsidRDefault="00736ECF">
            <w:pPr>
              <w:pStyle w:val="Compact"/>
              <w:jc w:val="right"/>
            </w:pPr>
            <w:r>
              <w:t>0·15</w:t>
            </w:r>
          </w:p>
        </w:tc>
      </w:tr>
      <w:tr w:rsidR="006A1475" w14:paraId="5EB34CEC" w14:textId="77777777" w:rsidTr="006A1475">
        <w:tc>
          <w:tcPr>
            <w:tcW w:w="2617" w:type="pct"/>
          </w:tcPr>
          <w:p w14:paraId="6BC9D9F9" w14:textId="77777777" w:rsidR="00736ECF" w:rsidRDefault="00736ECF" w:rsidP="001D5C52">
            <w:pPr>
              <w:pStyle w:val="Compact"/>
              <w:ind w:left="170"/>
            </w:pPr>
            <w:r>
              <w:t>Crime committed (number of offences)</w:t>
            </w:r>
          </w:p>
        </w:tc>
        <w:tc>
          <w:tcPr>
            <w:tcW w:w="460" w:type="pct"/>
          </w:tcPr>
          <w:p w14:paraId="39BC1699" w14:textId="77777777" w:rsidR="00736ECF" w:rsidRDefault="00736ECF">
            <w:pPr>
              <w:pStyle w:val="Compact"/>
              <w:jc w:val="right"/>
            </w:pPr>
            <w:r>
              <w:t>13</w:t>
            </w:r>
          </w:p>
        </w:tc>
        <w:tc>
          <w:tcPr>
            <w:tcW w:w="327" w:type="pct"/>
          </w:tcPr>
          <w:p w14:paraId="7FBBD035" w14:textId="77777777" w:rsidR="00736ECF" w:rsidRDefault="00736ECF">
            <w:pPr>
              <w:pStyle w:val="Compact"/>
              <w:jc w:val="right"/>
            </w:pPr>
            <w:r>
              <w:t>85</w:t>
            </w:r>
          </w:p>
        </w:tc>
        <w:tc>
          <w:tcPr>
            <w:tcW w:w="430" w:type="pct"/>
          </w:tcPr>
          <w:p w14:paraId="632F7F48" w14:textId="77777777" w:rsidR="00736ECF" w:rsidRDefault="00736ECF">
            <w:pPr>
              <w:pStyle w:val="Compact"/>
              <w:jc w:val="right"/>
            </w:pPr>
            <w:r>
              <w:t>0·15</w:t>
            </w:r>
          </w:p>
        </w:tc>
        <w:tc>
          <w:tcPr>
            <w:tcW w:w="395" w:type="pct"/>
          </w:tcPr>
          <w:p w14:paraId="3032DB14" w14:textId="77777777" w:rsidR="00736ECF" w:rsidRDefault="00736ECF">
            <w:pPr>
              <w:pStyle w:val="Compact"/>
              <w:jc w:val="right"/>
            </w:pPr>
            <w:r>
              <w:t>17</w:t>
            </w:r>
          </w:p>
        </w:tc>
        <w:tc>
          <w:tcPr>
            <w:tcW w:w="341" w:type="pct"/>
          </w:tcPr>
          <w:p w14:paraId="2A0B53A7" w14:textId="77777777" w:rsidR="00736ECF" w:rsidRDefault="00736ECF">
            <w:pPr>
              <w:pStyle w:val="Compact"/>
              <w:jc w:val="right"/>
            </w:pPr>
            <w:r>
              <w:t>121</w:t>
            </w:r>
          </w:p>
        </w:tc>
        <w:tc>
          <w:tcPr>
            <w:tcW w:w="430" w:type="pct"/>
          </w:tcPr>
          <w:p w14:paraId="0F94E8CA" w14:textId="77777777" w:rsidR="00736ECF" w:rsidRDefault="00736ECF">
            <w:pPr>
              <w:pStyle w:val="Compact"/>
              <w:jc w:val="right"/>
            </w:pPr>
            <w:r>
              <w:t>0·14</w:t>
            </w:r>
          </w:p>
        </w:tc>
      </w:tr>
      <w:tr w:rsidR="006A1475" w14:paraId="3E68B44F" w14:textId="77777777" w:rsidTr="001D5C52">
        <w:tc>
          <w:tcPr>
            <w:tcW w:w="2617" w:type="pct"/>
          </w:tcPr>
          <w:p w14:paraId="1F9AD4C6" w14:textId="77777777" w:rsidR="00736ECF" w:rsidRDefault="00736ECF" w:rsidP="001D5C52">
            <w:pPr>
              <w:pStyle w:val="Compact"/>
              <w:ind w:left="170"/>
            </w:pPr>
            <w:r>
              <w:t>Keyworker (short)</w:t>
            </w:r>
          </w:p>
        </w:tc>
        <w:tc>
          <w:tcPr>
            <w:tcW w:w="460" w:type="pct"/>
          </w:tcPr>
          <w:p w14:paraId="11E17E02" w14:textId="77777777" w:rsidR="00736ECF" w:rsidRDefault="00736ECF">
            <w:pPr>
              <w:pStyle w:val="Compact"/>
              <w:jc w:val="right"/>
            </w:pPr>
            <w:r>
              <w:t>86</w:t>
            </w:r>
          </w:p>
        </w:tc>
        <w:tc>
          <w:tcPr>
            <w:tcW w:w="327" w:type="pct"/>
          </w:tcPr>
          <w:p w14:paraId="12ABD08C" w14:textId="77777777" w:rsidR="00736ECF" w:rsidRDefault="00736ECF">
            <w:pPr>
              <w:pStyle w:val="Compact"/>
              <w:jc w:val="right"/>
            </w:pPr>
            <w:r>
              <w:t>85</w:t>
            </w:r>
          </w:p>
        </w:tc>
        <w:tc>
          <w:tcPr>
            <w:tcW w:w="430" w:type="pct"/>
          </w:tcPr>
          <w:p w14:paraId="646C38B7" w14:textId="77777777" w:rsidR="00736ECF" w:rsidRDefault="00736ECF">
            <w:pPr>
              <w:pStyle w:val="Compact"/>
              <w:jc w:val="right"/>
            </w:pPr>
            <w:r>
              <w:t>1·01</w:t>
            </w:r>
          </w:p>
        </w:tc>
        <w:tc>
          <w:tcPr>
            <w:tcW w:w="395" w:type="pct"/>
          </w:tcPr>
          <w:p w14:paraId="26C8A49E" w14:textId="77777777" w:rsidR="00736ECF" w:rsidRDefault="00736ECF">
            <w:pPr>
              <w:pStyle w:val="Compact"/>
              <w:jc w:val="right"/>
            </w:pPr>
            <w:r>
              <w:t>95</w:t>
            </w:r>
          </w:p>
        </w:tc>
        <w:tc>
          <w:tcPr>
            <w:tcW w:w="341" w:type="pct"/>
          </w:tcPr>
          <w:p w14:paraId="7A5FF698" w14:textId="77777777" w:rsidR="00736ECF" w:rsidRDefault="00736ECF">
            <w:pPr>
              <w:pStyle w:val="Compact"/>
              <w:jc w:val="right"/>
            </w:pPr>
            <w:r>
              <w:t>120</w:t>
            </w:r>
          </w:p>
        </w:tc>
        <w:tc>
          <w:tcPr>
            <w:tcW w:w="430" w:type="pct"/>
          </w:tcPr>
          <w:p w14:paraId="4E842412" w14:textId="77777777" w:rsidR="00736ECF" w:rsidRDefault="00736ECF">
            <w:pPr>
              <w:pStyle w:val="Compact"/>
              <w:jc w:val="right"/>
            </w:pPr>
            <w:r>
              <w:t>0·79</w:t>
            </w:r>
          </w:p>
        </w:tc>
      </w:tr>
      <w:tr w:rsidR="006A1475" w14:paraId="49B58FDA" w14:textId="77777777" w:rsidTr="001D5C52">
        <w:tc>
          <w:tcPr>
            <w:tcW w:w="2617" w:type="pct"/>
            <w:tcBorders>
              <w:bottom w:val="single" w:sz="4" w:space="0" w:color="auto"/>
            </w:tcBorders>
          </w:tcPr>
          <w:p w14:paraId="51DA1882" w14:textId="77777777" w:rsidR="00736ECF" w:rsidRDefault="00736ECF" w:rsidP="001D5C52">
            <w:pPr>
              <w:pStyle w:val="Compact"/>
              <w:ind w:left="170"/>
            </w:pPr>
            <w:r>
              <w:t>Keyworker (long)</w:t>
            </w:r>
          </w:p>
        </w:tc>
        <w:tc>
          <w:tcPr>
            <w:tcW w:w="460" w:type="pct"/>
            <w:tcBorders>
              <w:bottom w:val="single" w:sz="4" w:space="0" w:color="auto"/>
            </w:tcBorders>
          </w:tcPr>
          <w:p w14:paraId="36EB1CF4" w14:textId="77777777" w:rsidR="00736ECF" w:rsidRDefault="00736ECF">
            <w:pPr>
              <w:pStyle w:val="Compact"/>
              <w:jc w:val="right"/>
            </w:pPr>
            <w:r>
              <w:t>16</w:t>
            </w:r>
          </w:p>
        </w:tc>
        <w:tc>
          <w:tcPr>
            <w:tcW w:w="327" w:type="pct"/>
            <w:tcBorders>
              <w:bottom w:val="single" w:sz="4" w:space="0" w:color="auto"/>
            </w:tcBorders>
          </w:tcPr>
          <w:p w14:paraId="74C27B6D" w14:textId="77777777" w:rsidR="00736ECF" w:rsidRDefault="00736ECF">
            <w:pPr>
              <w:pStyle w:val="Compact"/>
              <w:jc w:val="right"/>
            </w:pPr>
            <w:r>
              <w:t>85</w:t>
            </w:r>
          </w:p>
        </w:tc>
        <w:tc>
          <w:tcPr>
            <w:tcW w:w="430" w:type="pct"/>
            <w:tcBorders>
              <w:bottom w:val="single" w:sz="4" w:space="0" w:color="auto"/>
            </w:tcBorders>
          </w:tcPr>
          <w:p w14:paraId="64060D0A" w14:textId="77777777" w:rsidR="00736ECF" w:rsidRDefault="00736ECF">
            <w:pPr>
              <w:pStyle w:val="Compact"/>
              <w:jc w:val="right"/>
            </w:pPr>
            <w:r>
              <w:t>0·19</w:t>
            </w:r>
          </w:p>
        </w:tc>
        <w:tc>
          <w:tcPr>
            <w:tcW w:w="395" w:type="pct"/>
            <w:tcBorders>
              <w:bottom w:val="single" w:sz="4" w:space="0" w:color="auto"/>
            </w:tcBorders>
          </w:tcPr>
          <w:p w14:paraId="572F2FFE" w14:textId="77777777" w:rsidR="00736ECF" w:rsidRDefault="00736ECF">
            <w:pPr>
              <w:pStyle w:val="Compact"/>
              <w:jc w:val="right"/>
            </w:pPr>
            <w:r>
              <w:t>15</w:t>
            </w:r>
          </w:p>
        </w:tc>
        <w:tc>
          <w:tcPr>
            <w:tcW w:w="341" w:type="pct"/>
            <w:tcBorders>
              <w:bottom w:val="single" w:sz="4" w:space="0" w:color="auto"/>
            </w:tcBorders>
          </w:tcPr>
          <w:p w14:paraId="48510AAD" w14:textId="77777777" w:rsidR="00736ECF" w:rsidRDefault="00736ECF">
            <w:pPr>
              <w:pStyle w:val="Compact"/>
              <w:jc w:val="right"/>
            </w:pPr>
            <w:r>
              <w:t>120</w:t>
            </w:r>
          </w:p>
        </w:tc>
        <w:tc>
          <w:tcPr>
            <w:tcW w:w="430" w:type="pct"/>
            <w:tcBorders>
              <w:bottom w:val="single" w:sz="4" w:space="0" w:color="auto"/>
            </w:tcBorders>
          </w:tcPr>
          <w:p w14:paraId="68135BCC" w14:textId="77777777" w:rsidR="00736ECF" w:rsidRDefault="00736ECF">
            <w:pPr>
              <w:pStyle w:val="Compact"/>
              <w:jc w:val="right"/>
            </w:pPr>
            <w:r>
              <w:t>0·12</w:t>
            </w:r>
          </w:p>
        </w:tc>
      </w:tr>
      <w:tr w:rsidR="00736ECF" w14:paraId="21A390EB" w14:textId="77777777" w:rsidTr="001D5C52">
        <w:tc>
          <w:tcPr>
            <w:tcW w:w="5000" w:type="pct"/>
            <w:gridSpan w:val="7"/>
            <w:tcBorders>
              <w:top w:val="single" w:sz="4" w:space="0" w:color="auto"/>
            </w:tcBorders>
          </w:tcPr>
          <w:p w14:paraId="1959B5E3" w14:textId="0DF03289" w:rsidR="00736ECF" w:rsidRDefault="00736ECF">
            <w:pPr>
              <w:pStyle w:val="Compact"/>
            </w:pPr>
            <w:r>
              <w:t>Note: Resource use at baseline relates to the three months prior to randomisation for all resources listed. Key worker frequencies relate to the prior month; total post-randomisation keyworker session can be estimated as week 4 + 2 * week 12 + 3 * week 24. All other resources listed under Weeks 12 and 24 relate to the three months prior.</w:t>
            </w:r>
          </w:p>
        </w:tc>
      </w:tr>
    </w:tbl>
    <w:p w14:paraId="1AFB5DD7" w14:textId="77777777" w:rsidR="00736ECF" w:rsidRDefault="00736ECF" w:rsidP="00736ECF">
      <w:pPr>
        <w:sectPr w:rsidR="00736ECF">
          <w:pgSz w:w="12240" w:h="15840"/>
          <w:pgMar w:top="1440" w:right="1440" w:bottom="1440" w:left="1440" w:header="720" w:footer="720" w:gutter="0"/>
          <w:cols w:space="720"/>
        </w:sectPr>
      </w:pPr>
      <w:bookmarkStart w:id="36" w:name="resource-use-1"/>
      <w:bookmarkStart w:id="37" w:name="results"/>
      <w:bookmarkEnd w:id="35"/>
    </w:p>
    <w:p w14:paraId="384BCC1C" w14:textId="3733AA19" w:rsidR="00736ECF" w:rsidRDefault="00736ECF" w:rsidP="00736ECF">
      <w:pPr>
        <w:pStyle w:val="BodyText"/>
      </w:pPr>
      <w:r>
        <w:lastRenderedPageBreak/>
        <w:t xml:space="preserve">Based on the bootstrapped imputed data, unadjusted baseline costs were £4,138 </w:t>
      </w:r>
      <w:r w:rsidR="006A1475">
        <w:t>(</w:t>
      </w:r>
      <w:r w:rsidR="006A1475" w:rsidRPr="006A1475">
        <w:t xml:space="preserve">95% CR </w:t>
      </w:r>
      <w:r>
        <w:t>2,968, 5,959</w:t>
      </w:r>
      <w:r w:rsidR="006A1475">
        <w:t>)</w:t>
      </w:r>
      <w:r>
        <w:t xml:space="preserve"> and £3,559 </w:t>
      </w:r>
      <w:r w:rsidR="006A1475">
        <w:t>(</w:t>
      </w:r>
      <w:r w:rsidR="006A1475" w:rsidRPr="006A1475">
        <w:t xml:space="preserve">95% CR </w:t>
      </w:r>
      <w:r>
        <w:t>2,715, 4,611</w:t>
      </w:r>
      <w:r w:rsidR="006A1475">
        <w:t>)</w:t>
      </w:r>
      <w:r>
        <w:t xml:space="preserve"> for the standard care and BUP-XR groups respectively. </w:t>
      </w:r>
      <w:hyperlink w:anchor="tbl-imp-resource-use-diffs-join">
        <w:r>
          <w:rPr>
            <w:rStyle w:val="Hyperlink"/>
          </w:rPr>
          <w:t>Table S2.6</w:t>
        </w:r>
      </w:hyperlink>
      <w:r>
        <w:t xml:space="preserve"> presents disaggregated, unadjusted mean costs for each trial group for the total 24-week period and the mean differences (with 95% CRs) based on bootstrapped (10,000 replicates) and imputed data. The majority of costs related to medication (trial and concomitant), accommodation, and being the victim of crime. With the exception of trial medication costs, there were no significant differences in individual unadjusted costs between the two treatment groups.</w:t>
      </w:r>
    </w:p>
    <w:p w14:paraId="4EE22131" w14:textId="504FE972" w:rsidR="00736ECF" w:rsidRDefault="00736ECF" w:rsidP="00736ECF">
      <w:pPr>
        <w:pStyle w:val="BodyText"/>
      </w:pPr>
      <w:r>
        <w:t xml:space="preserve">In the adjusted analysis, standard care was associated with a mean within-trial cost of £5,789 </w:t>
      </w:r>
      <w:r w:rsidR="006A1475">
        <w:t>(</w:t>
      </w:r>
      <w:r>
        <w:t>95% CR 3,950, 9,322</w:t>
      </w:r>
      <w:r w:rsidR="006A1475">
        <w:t>)</w:t>
      </w:r>
      <w:r>
        <w:t xml:space="preserve"> and BUP-XR a mean within-trial cost of £6,821 </w:t>
      </w:r>
      <w:r w:rsidR="006A1475">
        <w:t>(</w:t>
      </w:r>
      <w:r>
        <w:t>95% CR 4,887, 9,829</w:t>
      </w:r>
      <w:r w:rsidR="006A1475">
        <w:t>)</w:t>
      </w:r>
      <w:r>
        <w:t xml:space="preserve">. This corresponds to an incremental cost of £1,033 </w:t>
      </w:r>
      <w:r w:rsidR="006A1475">
        <w:t>(</w:t>
      </w:r>
      <w:r>
        <w:t>95% CR -1,189, 3,225</w:t>
      </w:r>
      <w:r w:rsidR="006A1475">
        <w:t>)</w:t>
      </w:r>
      <w:r>
        <w:t>.</w:t>
      </w:r>
    </w:p>
    <w:p w14:paraId="54203888" w14:textId="28FE5954" w:rsidR="00736ECF" w:rsidRDefault="00736ECF" w:rsidP="00736ECF">
      <w:pPr>
        <w:pStyle w:val="TableCaption"/>
      </w:pPr>
      <w:bookmarkStart w:id="38" w:name="tbl-imp-resource-use-diffs-join"/>
      <w:r>
        <w:t xml:space="preserve">Table S2.6: Disaggregated and total unadjusted mean </w:t>
      </w:r>
      <w:r w:rsidR="006A1475">
        <w:t>(</w:t>
      </w:r>
      <w:r>
        <w:t>95% CR</w:t>
      </w:r>
      <w:r w:rsidR="006A1475">
        <w:t>)</w:t>
      </w:r>
      <w:r>
        <w:t xml:space="preserve"> resource use costs by trial group for trial period (bootstrapped and imputed data).</w:t>
      </w:r>
    </w:p>
    <w:tbl>
      <w:tblPr>
        <w:tblStyle w:val="Table"/>
        <w:tblW w:w="0" w:type="auto"/>
        <w:tblLook w:val="0020" w:firstRow="1" w:lastRow="0" w:firstColumn="0" w:lastColumn="0" w:noHBand="0" w:noVBand="0"/>
        <w:tblCaption w:val="Table 6: Disaggregated and total unadjusted mean [95% CR] resource use costs by trial group for trial period (bootstrapped and imputed data)."/>
      </w:tblPr>
      <w:tblGrid>
        <w:gridCol w:w="2577"/>
        <w:gridCol w:w="3116"/>
        <w:gridCol w:w="3116"/>
        <w:gridCol w:w="3005"/>
      </w:tblGrid>
      <w:tr w:rsidR="00736ECF" w14:paraId="7BE09373"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73258A2D" w14:textId="77777777" w:rsidR="00736ECF" w:rsidRDefault="00736ECF" w:rsidP="00D32DE0">
            <w:pPr>
              <w:pStyle w:val="Compact"/>
            </w:pPr>
            <w:r>
              <w:t>Cost</w:t>
            </w:r>
          </w:p>
        </w:tc>
        <w:tc>
          <w:tcPr>
            <w:tcW w:w="0" w:type="auto"/>
          </w:tcPr>
          <w:p w14:paraId="0232D936" w14:textId="77777777" w:rsidR="00736ECF" w:rsidRDefault="00736ECF">
            <w:pPr>
              <w:pStyle w:val="Compact"/>
              <w:jc w:val="right"/>
            </w:pPr>
            <w:r>
              <w:t>SoC</w:t>
            </w:r>
          </w:p>
        </w:tc>
        <w:tc>
          <w:tcPr>
            <w:tcW w:w="0" w:type="auto"/>
          </w:tcPr>
          <w:p w14:paraId="73C39FA4" w14:textId="77777777" w:rsidR="00736ECF" w:rsidRDefault="00736ECF">
            <w:pPr>
              <w:pStyle w:val="Compact"/>
              <w:jc w:val="right"/>
            </w:pPr>
            <w:r>
              <w:t>BUP-XR</w:t>
            </w:r>
          </w:p>
        </w:tc>
        <w:tc>
          <w:tcPr>
            <w:tcW w:w="0" w:type="auto"/>
          </w:tcPr>
          <w:p w14:paraId="32D04B2C" w14:textId="77777777" w:rsidR="00736ECF" w:rsidRDefault="00736ECF">
            <w:pPr>
              <w:pStyle w:val="Compact"/>
              <w:jc w:val="right"/>
            </w:pPr>
            <w:r>
              <w:t>Difference</w:t>
            </w:r>
          </w:p>
        </w:tc>
      </w:tr>
      <w:tr w:rsidR="00736ECF" w14:paraId="68ED3350" w14:textId="77777777">
        <w:tc>
          <w:tcPr>
            <w:tcW w:w="0" w:type="auto"/>
          </w:tcPr>
          <w:p w14:paraId="71859304" w14:textId="77777777" w:rsidR="00736ECF" w:rsidRDefault="00736ECF" w:rsidP="001D5C52">
            <w:pPr>
              <w:pStyle w:val="Compact"/>
            </w:pPr>
            <w:r>
              <w:t>Accommodation</w:t>
            </w:r>
          </w:p>
        </w:tc>
        <w:tc>
          <w:tcPr>
            <w:tcW w:w="0" w:type="auto"/>
          </w:tcPr>
          <w:p w14:paraId="2C66048E" w14:textId="29D9CED1" w:rsidR="00736ECF" w:rsidRDefault="00736ECF">
            <w:pPr>
              <w:pStyle w:val="Compact"/>
              <w:jc w:val="right"/>
            </w:pPr>
            <w:r>
              <w:t xml:space="preserve">1,487.72 </w:t>
            </w:r>
            <w:r w:rsidR="006A1475">
              <w:t>(</w:t>
            </w:r>
            <w:r>
              <w:t>777.98</w:t>
            </w:r>
            <w:r w:rsidR="004A7CD1">
              <w:t>–</w:t>
            </w:r>
            <w:r>
              <w:t>2,463.22</w:t>
            </w:r>
            <w:r w:rsidR="006A1475">
              <w:t>)</w:t>
            </w:r>
          </w:p>
        </w:tc>
        <w:tc>
          <w:tcPr>
            <w:tcW w:w="0" w:type="auto"/>
          </w:tcPr>
          <w:p w14:paraId="60C9780D" w14:textId="5FAE5C0B" w:rsidR="00736ECF" w:rsidRDefault="00736ECF">
            <w:pPr>
              <w:pStyle w:val="Compact"/>
              <w:jc w:val="right"/>
            </w:pPr>
            <w:r>
              <w:t xml:space="preserve">1,123.63 </w:t>
            </w:r>
            <w:r w:rsidR="006A1475">
              <w:t>(</w:t>
            </w:r>
            <w:r>
              <w:t>566.90</w:t>
            </w:r>
            <w:r w:rsidR="004A7CD1">
              <w:t>–</w:t>
            </w:r>
            <w:r>
              <w:t>1,847.01</w:t>
            </w:r>
            <w:r w:rsidR="006A1475">
              <w:t>)</w:t>
            </w:r>
          </w:p>
        </w:tc>
        <w:tc>
          <w:tcPr>
            <w:tcW w:w="0" w:type="auto"/>
          </w:tcPr>
          <w:p w14:paraId="2C0F7AF7" w14:textId="17D38862" w:rsidR="00736ECF" w:rsidRDefault="00736ECF">
            <w:pPr>
              <w:pStyle w:val="Compact"/>
              <w:jc w:val="right"/>
            </w:pPr>
            <w:r>
              <w:t xml:space="preserve">-364.10 </w:t>
            </w:r>
            <w:r w:rsidR="006A1475">
              <w:t>(</w:t>
            </w:r>
            <w:r>
              <w:t>-1,252.99</w:t>
            </w:r>
            <w:r w:rsidR="004A7CD1">
              <w:t>–</w:t>
            </w:r>
            <w:r>
              <w:t>439.79</w:t>
            </w:r>
            <w:r w:rsidR="006A1475">
              <w:t>)</w:t>
            </w:r>
          </w:p>
        </w:tc>
      </w:tr>
      <w:tr w:rsidR="00736ECF" w14:paraId="295BB262" w14:textId="77777777">
        <w:tc>
          <w:tcPr>
            <w:tcW w:w="0" w:type="auto"/>
          </w:tcPr>
          <w:p w14:paraId="6ED67F3E" w14:textId="77777777" w:rsidR="00736ECF" w:rsidRDefault="00736ECF" w:rsidP="001D5C52">
            <w:pPr>
              <w:pStyle w:val="Compact"/>
            </w:pPr>
            <w:r>
              <w:t>Productivity loss</w:t>
            </w:r>
          </w:p>
        </w:tc>
        <w:tc>
          <w:tcPr>
            <w:tcW w:w="0" w:type="auto"/>
          </w:tcPr>
          <w:p w14:paraId="35DC5F0A" w14:textId="160E8C0B" w:rsidR="00736ECF" w:rsidRDefault="00736ECF">
            <w:pPr>
              <w:pStyle w:val="Compact"/>
              <w:jc w:val="right"/>
            </w:pPr>
            <w:r>
              <w:t xml:space="preserve">46.28 </w:t>
            </w:r>
            <w:r w:rsidR="006A1475">
              <w:t>(</w:t>
            </w:r>
            <w:r>
              <w:t>10.02</w:t>
            </w:r>
            <w:r w:rsidR="004A7CD1">
              <w:t>–</w:t>
            </w:r>
            <w:r>
              <w:t>96.05</w:t>
            </w:r>
            <w:r w:rsidR="006A1475">
              <w:t>)</w:t>
            </w:r>
          </w:p>
        </w:tc>
        <w:tc>
          <w:tcPr>
            <w:tcW w:w="0" w:type="auto"/>
          </w:tcPr>
          <w:p w14:paraId="6236E3AA" w14:textId="15A639DC" w:rsidR="00736ECF" w:rsidRDefault="00736ECF">
            <w:pPr>
              <w:pStyle w:val="Compact"/>
              <w:jc w:val="right"/>
            </w:pPr>
            <w:r>
              <w:t xml:space="preserve">48.75 </w:t>
            </w:r>
            <w:r w:rsidR="006A1475">
              <w:t>(</w:t>
            </w:r>
            <w:r>
              <w:t>5.77</w:t>
            </w:r>
            <w:r w:rsidR="004A7CD1">
              <w:t>–</w:t>
            </w:r>
            <w:r>
              <w:t>114.65</w:t>
            </w:r>
            <w:r w:rsidR="006A1475">
              <w:t>)</w:t>
            </w:r>
          </w:p>
        </w:tc>
        <w:tc>
          <w:tcPr>
            <w:tcW w:w="0" w:type="auto"/>
          </w:tcPr>
          <w:p w14:paraId="6EC8D336" w14:textId="04FFA8F1" w:rsidR="00736ECF" w:rsidRDefault="00736ECF">
            <w:pPr>
              <w:pStyle w:val="Compact"/>
              <w:jc w:val="right"/>
            </w:pPr>
            <w:r>
              <w:t xml:space="preserve">2.46 </w:t>
            </w:r>
            <w:r w:rsidR="006A1475">
              <w:t>(</w:t>
            </w:r>
            <w:r>
              <w:t>-63.55</w:t>
            </w:r>
            <w:r w:rsidR="004A7CD1">
              <w:t>–</w:t>
            </w:r>
            <w:r>
              <w:t>77.27</w:t>
            </w:r>
            <w:r w:rsidR="006A1475">
              <w:t>)</w:t>
            </w:r>
          </w:p>
        </w:tc>
      </w:tr>
      <w:tr w:rsidR="00736ECF" w14:paraId="207B6153" w14:textId="77777777">
        <w:tc>
          <w:tcPr>
            <w:tcW w:w="0" w:type="auto"/>
          </w:tcPr>
          <w:p w14:paraId="3DD72581" w14:textId="77777777" w:rsidR="00736ECF" w:rsidRDefault="00736ECF" w:rsidP="001D5C52">
            <w:pPr>
              <w:pStyle w:val="Compact"/>
            </w:pPr>
            <w:r>
              <w:t>Accident &amp; Emergency</w:t>
            </w:r>
          </w:p>
        </w:tc>
        <w:tc>
          <w:tcPr>
            <w:tcW w:w="0" w:type="auto"/>
          </w:tcPr>
          <w:p w14:paraId="01C69FC8" w14:textId="3C736BA8" w:rsidR="00736ECF" w:rsidRDefault="00736ECF">
            <w:pPr>
              <w:pStyle w:val="Compact"/>
              <w:jc w:val="right"/>
            </w:pPr>
            <w:r>
              <w:t xml:space="preserve">100.09 </w:t>
            </w:r>
            <w:r w:rsidR="006A1475">
              <w:t>(</w:t>
            </w:r>
            <w:r>
              <w:t>42.98</w:t>
            </w:r>
            <w:r w:rsidR="004A7CD1">
              <w:t>–</w:t>
            </w:r>
            <w:r>
              <w:t>184.68</w:t>
            </w:r>
            <w:r w:rsidR="006A1475">
              <w:t>)</w:t>
            </w:r>
          </w:p>
        </w:tc>
        <w:tc>
          <w:tcPr>
            <w:tcW w:w="0" w:type="auto"/>
          </w:tcPr>
          <w:p w14:paraId="3BEC6DEF" w14:textId="202CBA6B" w:rsidR="00736ECF" w:rsidRDefault="00736ECF">
            <w:pPr>
              <w:pStyle w:val="Compact"/>
              <w:jc w:val="right"/>
            </w:pPr>
            <w:r>
              <w:t xml:space="preserve">77.81 </w:t>
            </w:r>
            <w:r w:rsidR="006A1475">
              <w:t>(</w:t>
            </w:r>
            <w:r>
              <w:t>44.54</w:t>
            </w:r>
            <w:r w:rsidR="004A7CD1">
              <w:t>–</w:t>
            </w:r>
            <w:r>
              <w:t>118.73</w:t>
            </w:r>
            <w:r w:rsidR="006A1475">
              <w:t>)</w:t>
            </w:r>
          </w:p>
        </w:tc>
        <w:tc>
          <w:tcPr>
            <w:tcW w:w="0" w:type="auto"/>
          </w:tcPr>
          <w:p w14:paraId="78423F18" w14:textId="46C89F2B" w:rsidR="00736ECF" w:rsidRDefault="00736ECF">
            <w:pPr>
              <w:pStyle w:val="Compact"/>
              <w:jc w:val="right"/>
            </w:pPr>
            <w:r>
              <w:t xml:space="preserve">-22.28 </w:t>
            </w:r>
            <w:r w:rsidR="006A1475">
              <w:t>(</w:t>
            </w:r>
            <w:r>
              <w:t>-104.47</w:t>
            </w:r>
            <w:r w:rsidR="004A7CD1">
              <w:t>–</w:t>
            </w:r>
            <w:r>
              <w:t>41.99</w:t>
            </w:r>
            <w:r w:rsidR="006A1475">
              <w:t>)</w:t>
            </w:r>
          </w:p>
        </w:tc>
      </w:tr>
      <w:tr w:rsidR="00736ECF" w14:paraId="5F4836B3" w14:textId="77777777">
        <w:tc>
          <w:tcPr>
            <w:tcW w:w="0" w:type="auto"/>
          </w:tcPr>
          <w:p w14:paraId="38516C51" w14:textId="77777777" w:rsidR="00736ECF" w:rsidRDefault="00736ECF" w:rsidP="001D5C52">
            <w:pPr>
              <w:pStyle w:val="Compact"/>
            </w:pPr>
            <w:r>
              <w:t>Inpatient</w:t>
            </w:r>
          </w:p>
        </w:tc>
        <w:tc>
          <w:tcPr>
            <w:tcW w:w="0" w:type="auto"/>
          </w:tcPr>
          <w:p w14:paraId="26B53DFD" w14:textId="1FEB5963" w:rsidR="00736ECF" w:rsidRDefault="00736ECF">
            <w:pPr>
              <w:pStyle w:val="Compact"/>
              <w:jc w:val="right"/>
            </w:pPr>
            <w:r>
              <w:t xml:space="preserve">112.05 </w:t>
            </w:r>
            <w:r w:rsidR="006A1475">
              <w:t>(</w:t>
            </w:r>
            <w:r>
              <w:t>26.51</w:t>
            </w:r>
            <w:r w:rsidR="004A7CD1">
              <w:t>–</w:t>
            </w:r>
            <w:r>
              <w:t>249.62</w:t>
            </w:r>
            <w:r w:rsidR="006A1475">
              <w:t>)</w:t>
            </w:r>
          </w:p>
        </w:tc>
        <w:tc>
          <w:tcPr>
            <w:tcW w:w="0" w:type="auto"/>
          </w:tcPr>
          <w:p w14:paraId="1217CF3B" w14:textId="43F7CF72" w:rsidR="00736ECF" w:rsidRDefault="00736ECF">
            <w:pPr>
              <w:pStyle w:val="Compact"/>
              <w:jc w:val="right"/>
            </w:pPr>
            <w:r>
              <w:t xml:space="preserve">79.56 </w:t>
            </w:r>
            <w:r w:rsidR="006A1475">
              <w:t>(</w:t>
            </w:r>
            <w:r>
              <w:t>20.94</w:t>
            </w:r>
            <w:r w:rsidR="004A7CD1">
              <w:t>–</w:t>
            </w:r>
            <w:r>
              <w:t>165.10</w:t>
            </w:r>
            <w:r w:rsidR="006A1475">
              <w:t>)</w:t>
            </w:r>
          </w:p>
        </w:tc>
        <w:tc>
          <w:tcPr>
            <w:tcW w:w="0" w:type="auto"/>
          </w:tcPr>
          <w:p w14:paraId="3675C661" w14:textId="26D5404F" w:rsidR="00736ECF" w:rsidRDefault="00736ECF">
            <w:pPr>
              <w:pStyle w:val="Compact"/>
              <w:jc w:val="right"/>
            </w:pPr>
            <w:r>
              <w:t xml:space="preserve">-32.49 </w:t>
            </w:r>
            <w:r w:rsidR="006A1475">
              <w:t>(</w:t>
            </w:r>
            <w:r>
              <w:t>-149.05</w:t>
            </w:r>
            <w:r w:rsidR="004A7CD1">
              <w:t>–</w:t>
            </w:r>
            <w:r>
              <w:t>62.87</w:t>
            </w:r>
            <w:r w:rsidR="006A1475">
              <w:t>)</w:t>
            </w:r>
          </w:p>
        </w:tc>
      </w:tr>
      <w:tr w:rsidR="00736ECF" w14:paraId="401C1F58" w14:textId="77777777">
        <w:tc>
          <w:tcPr>
            <w:tcW w:w="0" w:type="auto"/>
          </w:tcPr>
          <w:p w14:paraId="70676B75" w14:textId="77777777" w:rsidR="00736ECF" w:rsidRDefault="00736ECF" w:rsidP="001D5C52">
            <w:pPr>
              <w:pStyle w:val="Compact"/>
            </w:pPr>
            <w:r>
              <w:t>Outpatient</w:t>
            </w:r>
          </w:p>
        </w:tc>
        <w:tc>
          <w:tcPr>
            <w:tcW w:w="0" w:type="auto"/>
          </w:tcPr>
          <w:p w14:paraId="4A926010" w14:textId="45C9EAC7" w:rsidR="00736ECF" w:rsidRDefault="00736ECF">
            <w:pPr>
              <w:pStyle w:val="Compact"/>
              <w:jc w:val="right"/>
            </w:pPr>
            <w:r>
              <w:t xml:space="preserve">80.05 </w:t>
            </w:r>
            <w:r w:rsidR="006A1475">
              <w:t>(</w:t>
            </w:r>
            <w:r>
              <w:t>39.52</w:t>
            </w:r>
            <w:r w:rsidR="004A7CD1">
              <w:t>–</w:t>
            </w:r>
            <w:r>
              <w:t>136.12</w:t>
            </w:r>
            <w:r w:rsidR="006A1475">
              <w:t>)</w:t>
            </w:r>
          </w:p>
        </w:tc>
        <w:tc>
          <w:tcPr>
            <w:tcW w:w="0" w:type="auto"/>
          </w:tcPr>
          <w:p w14:paraId="6C7C29B1" w14:textId="423CE1D6" w:rsidR="00736ECF" w:rsidRDefault="00736ECF">
            <w:pPr>
              <w:pStyle w:val="Compact"/>
              <w:jc w:val="right"/>
            </w:pPr>
            <w:r>
              <w:t xml:space="preserve">100.84 </w:t>
            </w:r>
            <w:r w:rsidR="006A1475">
              <w:t>(</w:t>
            </w:r>
            <w:r>
              <w:t>44.22</w:t>
            </w:r>
            <w:r w:rsidR="004A7CD1">
              <w:t>–</w:t>
            </w:r>
            <w:r>
              <w:t>190.76</w:t>
            </w:r>
            <w:r w:rsidR="006A1475">
              <w:t>)</w:t>
            </w:r>
          </w:p>
        </w:tc>
        <w:tc>
          <w:tcPr>
            <w:tcW w:w="0" w:type="auto"/>
          </w:tcPr>
          <w:p w14:paraId="72584A02" w14:textId="7554CF6C" w:rsidR="00736ECF" w:rsidRDefault="00736ECF">
            <w:pPr>
              <w:pStyle w:val="Compact"/>
              <w:jc w:val="right"/>
            </w:pPr>
            <w:r>
              <w:t xml:space="preserve">20.78 </w:t>
            </w:r>
            <w:r w:rsidR="006A1475">
              <w:t>(</w:t>
            </w:r>
            <w:r>
              <w:t>-54.18</w:t>
            </w:r>
            <w:r w:rsidR="004A7CD1">
              <w:t>–</w:t>
            </w:r>
            <w:r>
              <w:t>115.27</w:t>
            </w:r>
            <w:r w:rsidR="006A1475">
              <w:t>)</w:t>
            </w:r>
          </w:p>
        </w:tc>
      </w:tr>
      <w:tr w:rsidR="00736ECF" w14:paraId="7138AA2B" w14:textId="77777777">
        <w:tc>
          <w:tcPr>
            <w:tcW w:w="0" w:type="auto"/>
          </w:tcPr>
          <w:p w14:paraId="11EB4D1C" w14:textId="77777777" w:rsidR="00736ECF" w:rsidRDefault="00736ECF" w:rsidP="001D5C52">
            <w:pPr>
              <w:pStyle w:val="Compact"/>
            </w:pPr>
            <w:r>
              <w:t>Community services</w:t>
            </w:r>
          </w:p>
        </w:tc>
        <w:tc>
          <w:tcPr>
            <w:tcW w:w="0" w:type="auto"/>
          </w:tcPr>
          <w:p w14:paraId="0AF9F25B" w14:textId="76A279DD" w:rsidR="00736ECF" w:rsidRDefault="00736ECF">
            <w:pPr>
              <w:pStyle w:val="Compact"/>
              <w:jc w:val="right"/>
            </w:pPr>
            <w:r>
              <w:t xml:space="preserve">247.47 </w:t>
            </w:r>
            <w:r w:rsidR="006A1475">
              <w:t>(</w:t>
            </w:r>
            <w:r>
              <w:t>173.66</w:t>
            </w:r>
            <w:r w:rsidR="004A7CD1">
              <w:t>–</w:t>
            </w:r>
            <w:r>
              <w:t>354.11</w:t>
            </w:r>
            <w:r w:rsidR="006A1475">
              <w:t>)</w:t>
            </w:r>
          </w:p>
        </w:tc>
        <w:tc>
          <w:tcPr>
            <w:tcW w:w="0" w:type="auto"/>
          </w:tcPr>
          <w:p w14:paraId="31D355F7" w14:textId="3165E92A" w:rsidR="00736ECF" w:rsidRDefault="00736ECF">
            <w:pPr>
              <w:pStyle w:val="Compact"/>
              <w:jc w:val="right"/>
            </w:pPr>
            <w:r>
              <w:t xml:space="preserve">198.85 </w:t>
            </w:r>
            <w:r w:rsidR="006A1475">
              <w:t>(</w:t>
            </w:r>
            <w:r>
              <w:t>144.19</w:t>
            </w:r>
            <w:r w:rsidR="004A7CD1">
              <w:t>–</w:t>
            </w:r>
            <w:r>
              <w:t>274.42</w:t>
            </w:r>
            <w:r w:rsidR="006A1475">
              <w:t>)</w:t>
            </w:r>
          </w:p>
        </w:tc>
        <w:tc>
          <w:tcPr>
            <w:tcW w:w="0" w:type="auto"/>
          </w:tcPr>
          <w:p w14:paraId="1395B475" w14:textId="22A933FE" w:rsidR="00736ECF" w:rsidRDefault="00736ECF">
            <w:pPr>
              <w:pStyle w:val="Compact"/>
              <w:jc w:val="right"/>
            </w:pPr>
            <w:r>
              <w:t xml:space="preserve">-48.62 </w:t>
            </w:r>
            <w:r w:rsidR="006A1475">
              <w:t>(</w:t>
            </w:r>
            <w:r>
              <w:t>-141.52</w:t>
            </w:r>
            <w:r w:rsidR="004A7CD1">
              <w:t>–</w:t>
            </w:r>
            <w:r>
              <w:t>31.62</w:t>
            </w:r>
            <w:r w:rsidR="006A1475">
              <w:t>)</w:t>
            </w:r>
          </w:p>
        </w:tc>
      </w:tr>
      <w:tr w:rsidR="00736ECF" w14:paraId="38CA900F" w14:textId="77777777">
        <w:tc>
          <w:tcPr>
            <w:tcW w:w="0" w:type="auto"/>
          </w:tcPr>
          <w:p w14:paraId="25E52045" w14:textId="77777777" w:rsidR="00736ECF" w:rsidRDefault="00736ECF" w:rsidP="001D5C52">
            <w:pPr>
              <w:pStyle w:val="Compact"/>
            </w:pPr>
            <w:r>
              <w:t>Custody</w:t>
            </w:r>
          </w:p>
        </w:tc>
        <w:tc>
          <w:tcPr>
            <w:tcW w:w="0" w:type="auto"/>
          </w:tcPr>
          <w:p w14:paraId="6213B93A" w14:textId="377931FA" w:rsidR="00736ECF" w:rsidRDefault="00736ECF">
            <w:pPr>
              <w:pStyle w:val="Compact"/>
              <w:jc w:val="right"/>
            </w:pPr>
            <w:r>
              <w:t xml:space="preserve">42.40 </w:t>
            </w:r>
            <w:r w:rsidR="006A1475">
              <w:t>(</w:t>
            </w:r>
            <w:r>
              <w:t>12.89</w:t>
            </w:r>
            <w:r w:rsidR="004A7CD1">
              <w:t>–</w:t>
            </w:r>
            <w:r>
              <w:t>96.19</w:t>
            </w:r>
            <w:r w:rsidR="006A1475">
              <w:t>)</w:t>
            </w:r>
          </w:p>
        </w:tc>
        <w:tc>
          <w:tcPr>
            <w:tcW w:w="0" w:type="auto"/>
          </w:tcPr>
          <w:p w14:paraId="29B5CED2" w14:textId="0BEC3F33" w:rsidR="00736ECF" w:rsidRDefault="00736ECF">
            <w:pPr>
              <w:pStyle w:val="Compact"/>
              <w:jc w:val="right"/>
            </w:pPr>
            <w:r>
              <w:t xml:space="preserve">58.43 </w:t>
            </w:r>
            <w:r w:rsidR="006A1475">
              <w:t>(</w:t>
            </w:r>
            <w:r>
              <w:t>13.36</w:t>
            </w:r>
            <w:r w:rsidR="004A7CD1">
              <w:t>–</w:t>
            </w:r>
            <w:r>
              <w:t>155.39</w:t>
            </w:r>
            <w:r w:rsidR="006A1475">
              <w:t>)</w:t>
            </w:r>
          </w:p>
        </w:tc>
        <w:tc>
          <w:tcPr>
            <w:tcW w:w="0" w:type="auto"/>
          </w:tcPr>
          <w:p w14:paraId="3ECC2595" w14:textId="3C67DF38" w:rsidR="00736ECF" w:rsidRDefault="00736ECF">
            <w:pPr>
              <w:pStyle w:val="Compact"/>
              <w:jc w:val="right"/>
            </w:pPr>
            <w:r>
              <w:t xml:space="preserve">16.03 </w:t>
            </w:r>
            <w:r w:rsidR="006A1475">
              <w:t>(</w:t>
            </w:r>
            <w:r>
              <w:t>-34.79</w:t>
            </w:r>
            <w:r w:rsidR="004A7CD1">
              <w:t>–</w:t>
            </w:r>
            <w:r>
              <w:t>102.43</w:t>
            </w:r>
            <w:r w:rsidR="006A1475">
              <w:t>)</w:t>
            </w:r>
          </w:p>
        </w:tc>
      </w:tr>
      <w:tr w:rsidR="00736ECF" w14:paraId="7AC13E37" w14:textId="77777777">
        <w:tc>
          <w:tcPr>
            <w:tcW w:w="0" w:type="auto"/>
          </w:tcPr>
          <w:p w14:paraId="4E055B80" w14:textId="77777777" w:rsidR="00736ECF" w:rsidRDefault="00736ECF" w:rsidP="001D5C52">
            <w:pPr>
              <w:pStyle w:val="Compact"/>
            </w:pPr>
            <w:r>
              <w:t>CJ professionals</w:t>
            </w:r>
          </w:p>
        </w:tc>
        <w:tc>
          <w:tcPr>
            <w:tcW w:w="0" w:type="auto"/>
          </w:tcPr>
          <w:p w14:paraId="3E94255A" w14:textId="17A0A02B" w:rsidR="00736ECF" w:rsidRDefault="00736ECF">
            <w:pPr>
              <w:pStyle w:val="Compact"/>
              <w:jc w:val="right"/>
            </w:pPr>
            <w:r>
              <w:t xml:space="preserve">180.97 </w:t>
            </w:r>
            <w:r w:rsidR="006A1475">
              <w:t>(</w:t>
            </w:r>
            <w:r>
              <w:t>89.92</w:t>
            </w:r>
            <w:r w:rsidR="004A7CD1">
              <w:t>–</w:t>
            </w:r>
            <w:r>
              <w:t>306.96</w:t>
            </w:r>
            <w:r w:rsidR="006A1475">
              <w:t>)</w:t>
            </w:r>
          </w:p>
        </w:tc>
        <w:tc>
          <w:tcPr>
            <w:tcW w:w="0" w:type="auto"/>
          </w:tcPr>
          <w:p w14:paraId="5469BE18" w14:textId="4F2A7A70" w:rsidR="00736ECF" w:rsidRDefault="00736ECF">
            <w:pPr>
              <w:pStyle w:val="Compact"/>
              <w:jc w:val="right"/>
            </w:pPr>
            <w:r>
              <w:t xml:space="preserve">162.71 </w:t>
            </w:r>
            <w:r w:rsidR="006A1475">
              <w:t>(</w:t>
            </w:r>
            <w:r>
              <w:t>82.96</w:t>
            </w:r>
            <w:r w:rsidR="004A7CD1">
              <w:t>–</w:t>
            </w:r>
            <w:r>
              <w:t>262.16</w:t>
            </w:r>
            <w:r w:rsidR="006A1475">
              <w:t>)</w:t>
            </w:r>
          </w:p>
        </w:tc>
        <w:tc>
          <w:tcPr>
            <w:tcW w:w="0" w:type="auto"/>
          </w:tcPr>
          <w:p w14:paraId="77AE74BC" w14:textId="67455ABA" w:rsidR="00736ECF" w:rsidRDefault="00736ECF">
            <w:pPr>
              <w:pStyle w:val="Compact"/>
              <w:jc w:val="right"/>
            </w:pPr>
            <w:r>
              <w:t xml:space="preserve">-18.26 </w:t>
            </w:r>
            <w:r w:rsidR="006A1475">
              <w:t>(</w:t>
            </w:r>
            <w:r>
              <w:t>-136.65</w:t>
            </w:r>
            <w:r w:rsidR="004A7CD1">
              <w:t>–</w:t>
            </w:r>
            <w:r>
              <w:t>86.57</w:t>
            </w:r>
            <w:r w:rsidR="006A1475">
              <w:t>)</w:t>
            </w:r>
          </w:p>
        </w:tc>
      </w:tr>
      <w:tr w:rsidR="00736ECF" w14:paraId="38E6DDE8" w14:textId="77777777">
        <w:tc>
          <w:tcPr>
            <w:tcW w:w="0" w:type="auto"/>
          </w:tcPr>
          <w:p w14:paraId="627CAFCD" w14:textId="77777777" w:rsidR="00736ECF" w:rsidRDefault="00736ECF" w:rsidP="001D5C52">
            <w:pPr>
              <w:pStyle w:val="Compact"/>
            </w:pPr>
            <w:r>
              <w:t>Victim of crime</w:t>
            </w:r>
          </w:p>
        </w:tc>
        <w:tc>
          <w:tcPr>
            <w:tcW w:w="0" w:type="auto"/>
          </w:tcPr>
          <w:p w14:paraId="647133FF" w14:textId="7770BCB4" w:rsidR="00736ECF" w:rsidRDefault="00736ECF">
            <w:pPr>
              <w:pStyle w:val="Compact"/>
              <w:jc w:val="right"/>
            </w:pPr>
            <w:r>
              <w:t xml:space="preserve">1,910.40 </w:t>
            </w:r>
            <w:r w:rsidR="006A1475">
              <w:t>(</w:t>
            </w:r>
            <w:r>
              <w:t>903.60</w:t>
            </w:r>
            <w:r w:rsidR="004A7CD1">
              <w:t>–</w:t>
            </w:r>
            <w:r>
              <w:t>3,342.86</w:t>
            </w:r>
            <w:r w:rsidR="006A1475">
              <w:t>)</w:t>
            </w:r>
          </w:p>
        </w:tc>
        <w:tc>
          <w:tcPr>
            <w:tcW w:w="0" w:type="auto"/>
          </w:tcPr>
          <w:p w14:paraId="65E4A662" w14:textId="2E16E828" w:rsidR="00736ECF" w:rsidRDefault="00736ECF">
            <w:pPr>
              <w:pStyle w:val="Compact"/>
              <w:jc w:val="right"/>
            </w:pPr>
            <w:r>
              <w:t xml:space="preserve">1,405.42 </w:t>
            </w:r>
            <w:r w:rsidR="006A1475">
              <w:t>(</w:t>
            </w:r>
            <w:r>
              <w:t>674.22</w:t>
            </w:r>
            <w:r w:rsidR="004A7CD1">
              <w:t>–</w:t>
            </w:r>
            <w:r>
              <w:t>2,304.55</w:t>
            </w:r>
            <w:r w:rsidR="006A1475">
              <w:t>)</w:t>
            </w:r>
          </w:p>
        </w:tc>
        <w:tc>
          <w:tcPr>
            <w:tcW w:w="0" w:type="auto"/>
          </w:tcPr>
          <w:p w14:paraId="0FCFFB42" w14:textId="6ED5D04D" w:rsidR="00736ECF" w:rsidRDefault="00736ECF">
            <w:pPr>
              <w:pStyle w:val="Compact"/>
              <w:jc w:val="right"/>
            </w:pPr>
            <w:r>
              <w:t xml:space="preserve">-504.98 </w:t>
            </w:r>
            <w:r w:rsidR="006A1475">
              <w:t>(</w:t>
            </w:r>
            <w:r>
              <w:t>-1,805.46</w:t>
            </w:r>
            <w:r w:rsidR="004A7CD1">
              <w:t>–</w:t>
            </w:r>
            <w:r>
              <w:t>620.67</w:t>
            </w:r>
            <w:r w:rsidR="006A1475">
              <w:t>)</w:t>
            </w:r>
          </w:p>
        </w:tc>
      </w:tr>
      <w:tr w:rsidR="00736ECF" w14:paraId="609EAC1C" w14:textId="77777777">
        <w:tc>
          <w:tcPr>
            <w:tcW w:w="0" w:type="auto"/>
          </w:tcPr>
          <w:p w14:paraId="0BDBD956" w14:textId="77777777" w:rsidR="00736ECF" w:rsidRDefault="00736ECF" w:rsidP="001D5C52">
            <w:pPr>
              <w:pStyle w:val="Compact"/>
            </w:pPr>
            <w:r>
              <w:t>Crime committed</w:t>
            </w:r>
          </w:p>
        </w:tc>
        <w:tc>
          <w:tcPr>
            <w:tcW w:w="0" w:type="auto"/>
          </w:tcPr>
          <w:p w14:paraId="0C2D79BC" w14:textId="6C5C244C" w:rsidR="00736ECF" w:rsidRDefault="00736ECF">
            <w:pPr>
              <w:pStyle w:val="Compact"/>
              <w:jc w:val="right"/>
            </w:pPr>
            <w:r>
              <w:t xml:space="preserve">545.47 </w:t>
            </w:r>
            <w:r w:rsidR="006A1475">
              <w:t>(</w:t>
            </w:r>
            <w:r>
              <w:t>147.90</w:t>
            </w:r>
            <w:r w:rsidR="004A7CD1">
              <w:t>–</w:t>
            </w:r>
            <w:r>
              <w:t>1,154.34</w:t>
            </w:r>
            <w:r w:rsidR="006A1475">
              <w:t>)</w:t>
            </w:r>
          </w:p>
        </w:tc>
        <w:tc>
          <w:tcPr>
            <w:tcW w:w="0" w:type="auto"/>
          </w:tcPr>
          <w:p w14:paraId="47A3CB55" w14:textId="04F482F0" w:rsidR="00736ECF" w:rsidRDefault="00736ECF">
            <w:pPr>
              <w:pStyle w:val="Compact"/>
              <w:jc w:val="right"/>
            </w:pPr>
            <w:r>
              <w:t xml:space="preserve">743.12 </w:t>
            </w:r>
            <w:r w:rsidR="006A1475">
              <w:t>(</w:t>
            </w:r>
            <w:r>
              <w:t>150.96</w:t>
            </w:r>
            <w:r w:rsidR="004A7CD1">
              <w:t>–</w:t>
            </w:r>
            <w:r>
              <w:t>1,549.38</w:t>
            </w:r>
            <w:r w:rsidR="006A1475">
              <w:t>)</w:t>
            </w:r>
          </w:p>
        </w:tc>
        <w:tc>
          <w:tcPr>
            <w:tcW w:w="0" w:type="auto"/>
          </w:tcPr>
          <w:p w14:paraId="71BC51E5" w14:textId="1940D3BD" w:rsidR="00736ECF" w:rsidRDefault="00736ECF">
            <w:pPr>
              <w:pStyle w:val="Compact"/>
              <w:jc w:val="right"/>
            </w:pPr>
            <w:r>
              <w:t xml:space="preserve">197.64 </w:t>
            </w:r>
            <w:r w:rsidR="006A1475">
              <w:t>(</w:t>
            </w:r>
            <w:r>
              <w:t>-421.56</w:t>
            </w:r>
            <w:r w:rsidR="004A7CD1">
              <w:t>–</w:t>
            </w:r>
            <w:r>
              <w:t>964.63</w:t>
            </w:r>
            <w:r w:rsidR="006A1475">
              <w:t>)</w:t>
            </w:r>
          </w:p>
        </w:tc>
      </w:tr>
      <w:tr w:rsidR="00736ECF" w14:paraId="76F376B4" w14:textId="77777777">
        <w:tc>
          <w:tcPr>
            <w:tcW w:w="0" w:type="auto"/>
          </w:tcPr>
          <w:p w14:paraId="423D99FE" w14:textId="77777777" w:rsidR="00736ECF" w:rsidRDefault="00736ECF" w:rsidP="001D5C52">
            <w:pPr>
              <w:pStyle w:val="Compact"/>
            </w:pPr>
            <w:r>
              <w:t>Addiction keyworker</w:t>
            </w:r>
          </w:p>
        </w:tc>
        <w:tc>
          <w:tcPr>
            <w:tcW w:w="0" w:type="auto"/>
          </w:tcPr>
          <w:p w14:paraId="50498DB9" w14:textId="2BB25316" w:rsidR="00736ECF" w:rsidRDefault="00736ECF">
            <w:pPr>
              <w:pStyle w:val="Compact"/>
              <w:jc w:val="right"/>
            </w:pPr>
            <w:r>
              <w:t xml:space="preserve">237.15 </w:t>
            </w:r>
            <w:r w:rsidR="006A1475">
              <w:t>(</w:t>
            </w:r>
            <w:r>
              <w:t>174.87</w:t>
            </w:r>
            <w:r w:rsidR="004A7CD1">
              <w:t>–</w:t>
            </w:r>
            <w:r>
              <w:t>335.61</w:t>
            </w:r>
            <w:r w:rsidR="006A1475">
              <w:t>)</w:t>
            </w:r>
          </w:p>
        </w:tc>
        <w:tc>
          <w:tcPr>
            <w:tcW w:w="0" w:type="auto"/>
          </w:tcPr>
          <w:p w14:paraId="30CED3FD" w14:textId="39147614" w:rsidR="00736ECF" w:rsidRDefault="00736ECF">
            <w:pPr>
              <w:pStyle w:val="Compact"/>
              <w:jc w:val="right"/>
            </w:pPr>
            <w:r>
              <w:t xml:space="preserve">183.77 </w:t>
            </w:r>
            <w:r w:rsidR="006A1475">
              <w:t>(</w:t>
            </w:r>
            <w:r>
              <w:t>145.13</w:t>
            </w:r>
            <w:r w:rsidR="004A7CD1">
              <w:t>–</w:t>
            </w:r>
            <w:r>
              <w:t>232.79</w:t>
            </w:r>
            <w:r w:rsidR="006A1475">
              <w:t>)</w:t>
            </w:r>
          </w:p>
        </w:tc>
        <w:tc>
          <w:tcPr>
            <w:tcW w:w="0" w:type="auto"/>
          </w:tcPr>
          <w:p w14:paraId="09A76C54" w14:textId="3D74384C" w:rsidR="00736ECF" w:rsidRDefault="00736ECF">
            <w:pPr>
              <w:pStyle w:val="Compact"/>
              <w:jc w:val="right"/>
            </w:pPr>
            <w:r>
              <w:t xml:space="preserve">-53.38 </w:t>
            </w:r>
            <w:r w:rsidR="006A1475">
              <w:t>(</w:t>
            </w:r>
            <w:r>
              <w:t>-146.56</w:t>
            </w:r>
            <w:r w:rsidR="004A7CD1">
              <w:t>–</w:t>
            </w:r>
            <w:r>
              <w:t>11.17</w:t>
            </w:r>
            <w:r w:rsidR="006A1475">
              <w:t>)</w:t>
            </w:r>
          </w:p>
        </w:tc>
      </w:tr>
      <w:tr w:rsidR="00736ECF" w14:paraId="273B428A" w14:textId="77777777" w:rsidTr="001D5C52">
        <w:tc>
          <w:tcPr>
            <w:tcW w:w="0" w:type="auto"/>
          </w:tcPr>
          <w:p w14:paraId="751DCD53" w14:textId="77777777" w:rsidR="00736ECF" w:rsidRDefault="00736ECF" w:rsidP="001D5C52">
            <w:pPr>
              <w:pStyle w:val="Compact"/>
            </w:pPr>
            <w:r>
              <w:t>Trial medication</w:t>
            </w:r>
          </w:p>
        </w:tc>
        <w:tc>
          <w:tcPr>
            <w:tcW w:w="0" w:type="auto"/>
          </w:tcPr>
          <w:p w14:paraId="135AE5C3" w14:textId="5E33D53F" w:rsidR="00736ECF" w:rsidRDefault="00736ECF">
            <w:pPr>
              <w:pStyle w:val="Compact"/>
              <w:jc w:val="right"/>
            </w:pPr>
            <w:r>
              <w:t xml:space="preserve">741.49 </w:t>
            </w:r>
            <w:r w:rsidR="006A1475">
              <w:t>(</w:t>
            </w:r>
            <w:r>
              <w:t>670.96</w:t>
            </w:r>
            <w:r w:rsidR="004A7CD1">
              <w:t>–</w:t>
            </w:r>
            <w:r>
              <w:t>812.44</w:t>
            </w:r>
            <w:r w:rsidR="006A1475">
              <w:t>)</w:t>
            </w:r>
          </w:p>
        </w:tc>
        <w:tc>
          <w:tcPr>
            <w:tcW w:w="0" w:type="auto"/>
          </w:tcPr>
          <w:p w14:paraId="212D2004" w14:textId="686D0204" w:rsidR="00736ECF" w:rsidRDefault="00736ECF">
            <w:pPr>
              <w:pStyle w:val="Compact"/>
              <w:jc w:val="right"/>
            </w:pPr>
            <w:r>
              <w:t xml:space="preserve">1,406.20 </w:t>
            </w:r>
            <w:r w:rsidR="006A1475">
              <w:t>(</w:t>
            </w:r>
            <w:r>
              <w:t>1,325.56</w:t>
            </w:r>
            <w:r w:rsidR="004A7CD1">
              <w:t>–</w:t>
            </w:r>
            <w:r>
              <w:t>1,482.39</w:t>
            </w:r>
            <w:r w:rsidR="006A1475">
              <w:t>)</w:t>
            </w:r>
          </w:p>
        </w:tc>
        <w:tc>
          <w:tcPr>
            <w:tcW w:w="0" w:type="auto"/>
          </w:tcPr>
          <w:p w14:paraId="5B31F971" w14:textId="651A5C89" w:rsidR="00736ECF" w:rsidRDefault="00736ECF">
            <w:pPr>
              <w:pStyle w:val="Compact"/>
              <w:jc w:val="right"/>
            </w:pPr>
            <w:r>
              <w:t xml:space="preserve">664.71 </w:t>
            </w:r>
            <w:r w:rsidR="006A1475">
              <w:t>(</w:t>
            </w:r>
            <w:r>
              <w:t>559.00</w:t>
            </w:r>
            <w:r w:rsidR="004A7CD1">
              <w:t>–</w:t>
            </w:r>
            <w:r>
              <w:t>769.60</w:t>
            </w:r>
            <w:r w:rsidR="006A1475">
              <w:t>)</w:t>
            </w:r>
          </w:p>
        </w:tc>
      </w:tr>
      <w:tr w:rsidR="00736ECF" w14:paraId="2E63E549" w14:textId="77777777" w:rsidTr="001D5C52">
        <w:tc>
          <w:tcPr>
            <w:tcW w:w="0" w:type="auto"/>
            <w:tcBorders>
              <w:bottom w:val="single" w:sz="4" w:space="0" w:color="auto"/>
            </w:tcBorders>
          </w:tcPr>
          <w:p w14:paraId="27745D7C" w14:textId="77777777" w:rsidR="00736ECF" w:rsidRDefault="00736ECF" w:rsidP="001D5C52">
            <w:pPr>
              <w:pStyle w:val="Compact"/>
            </w:pPr>
            <w:r>
              <w:t>Concomitant medication</w:t>
            </w:r>
          </w:p>
        </w:tc>
        <w:tc>
          <w:tcPr>
            <w:tcW w:w="0" w:type="auto"/>
            <w:tcBorders>
              <w:bottom w:val="single" w:sz="4" w:space="0" w:color="auto"/>
            </w:tcBorders>
          </w:tcPr>
          <w:p w14:paraId="36331E1D" w14:textId="695C47E8" w:rsidR="00736ECF" w:rsidRDefault="00736ECF">
            <w:pPr>
              <w:pStyle w:val="Compact"/>
              <w:jc w:val="right"/>
            </w:pPr>
            <w:r>
              <w:t xml:space="preserve">1,439.91 </w:t>
            </w:r>
            <w:r w:rsidR="006A1475">
              <w:t>(</w:t>
            </w:r>
            <w:r>
              <w:t>289.00</w:t>
            </w:r>
            <w:r w:rsidR="004A7CD1">
              <w:t>–</w:t>
            </w:r>
            <w:r>
              <w:t>2,936.04</w:t>
            </w:r>
            <w:r w:rsidR="006A1475">
              <w:t>)</w:t>
            </w:r>
          </w:p>
        </w:tc>
        <w:tc>
          <w:tcPr>
            <w:tcW w:w="0" w:type="auto"/>
            <w:tcBorders>
              <w:bottom w:val="single" w:sz="4" w:space="0" w:color="auto"/>
            </w:tcBorders>
          </w:tcPr>
          <w:p w14:paraId="6216FD9F" w14:textId="62E0F734" w:rsidR="00736ECF" w:rsidRDefault="00736ECF">
            <w:pPr>
              <w:pStyle w:val="Compact"/>
              <w:jc w:val="right"/>
            </w:pPr>
            <w:r>
              <w:t xml:space="preserve">1,914.42 </w:t>
            </w:r>
            <w:r w:rsidR="006A1475">
              <w:t>(</w:t>
            </w:r>
            <w:r>
              <w:t>714.02</w:t>
            </w:r>
            <w:r w:rsidR="004A7CD1">
              <w:t>–</w:t>
            </w:r>
            <w:r>
              <w:t>3,520.35</w:t>
            </w:r>
            <w:r w:rsidR="006A1475">
              <w:t>)</w:t>
            </w:r>
          </w:p>
        </w:tc>
        <w:tc>
          <w:tcPr>
            <w:tcW w:w="0" w:type="auto"/>
            <w:tcBorders>
              <w:bottom w:val="single" w:sz="4" w:space="0" w:color="auto"/>
            </w:tcBorders>
          </w:tcPr>
          <w:p w14:paraId="270CBAB8" w14:textId="4E920296" w:rsidR="00736ECF" w:rsidRDefault="00736ECF">
            <w:pPr>
              <w:pStyle w:val="Compact"/>
              <w:jc w:val="right"/>
            </w:pPr>
            <w:r>
              <w:t xml:space="preserve">474.51 </w:t>
            </w:r>
            <w:r w:rsidR="006A1475">
              <w:t>(</w:t>
            </w:r>
            <w:r>
              <w:t>-1,447.81</w:t>
            </w:r>
            <w:r w:rsidR="004A7CD1">
              <w:t>–</w:t>
            </w:r>
            <w:r>
              <w:t>2,420.18</w:t>
            </w:r>
            <w:r w:rsidR="006A1475">
              <w:t>)</w:t>
            </w:r>
          </w:p>
        </w:tc>
      </w:tr>
      <w:tr w:rsidR="00736ECF" w14:paraId="6981879A" w14:textId="77777777" w:rsidTr="001D5C52">
        <w:tc>
          <w:tcPr>
            <w:tcW w:w="0" w:type="auto"/>
            <w:tcBorders>
              <w:top w:val="single" w:sz="4" w:space="0" w:color="auto"/>
              <w:bottom w:val="single" w:sz="4" w:space="0" w:color="auto"/>
            </w:tcBorders>
          </w:tcPr>
          <w:p w14:paraId="495FDD16" w14:textId="77777777" w:rsidR="00736ECF" w:rsidRDefault="00736ECF" w:rsidP="00D32DE0">
            <w:pPr>
              <w:pStyle w:val="Compact"/>
            </w:pPr>
            <w:r>
              <w:t>Total</w:t>
            </w:r>
          </w:p>
        </w:tc>
        <w:tc>
          <w:tcPr>
            <w:tcW w:w="0" w:type="auto"/>
            <w:tcBorders>
              <w:top w:val="single" w:sz="4" w:space="0" w:color="auto"/>
              <w:bottom w:val="single" w:sz="4" w:space="0" w:color="auto"/>
            </w:tcBorders>
          </w:tcPr>
          <w:p w14:paraId="7DB17E57" w14:textId="06C07ACC" w:rsidR="00736ECF" w:rsidRDefault="00736ECF">
            <w:pPr>
              <w:pStyle w:val="Compact"/>
              <w:jc w:val="right"/>
            </w:pPr>
            <w:r>
              <w:t xml:space="preserve">7,171.45 </w:t>
            </w:r>
            <w:r w:rsidR="006A1475">
              <w:t>(</w:t>
            </w:r>
            <w:r>
              <w:t>5,002.06</w:t>
            </w:r>
            <w:r w:rsidR="004A7CD1">
              <w:t>–</w:t>
            </w:r>
            <w:r>
              <w:t>9,930.88</w:t>
            </w:r>
            <w:r w:rsidR="006A1475">
              <w:t>)</w:t>
            </w:r>
          </w:p>
        </w:tc>
        <w:tc>
          <w:tcPr>
            <w:tcW w:w="0" w:type="auto"/>
            <w:tcBorders>
              <w:top w:val="single" w:sz="4" w:space="0" w:color="auto"/>
              <w:bottom w:val="single" w:sz="4" w:space="0" w:color="auto"/>
            </w:tcBorders>
          </w:tcPr>
          <w:p w14:paraId="1D48B848" w14:textId="50C74422" w:rsidR="00736ECF" w:rsidRDefault="00736ECF">
            <w:pPr>
              <w:pStyle w:val="Compact"/>
              <w:jc w:val="right"/>
            </w:pPr>
            <w:r>
              <w:t xml:space="preserve">7,503.48 </w:t>
            </w:r>
            <w:r w:rsidR="006A1475">
              <w:t>(</w:t>
            </w:r>
            <w:r>
              <w:t>5,630.40</w:t>
            </w:r>
            <w:r w:rsidR="004A7CD1">
              <w:t>–</w:t>
            </w:r>
            <w:r>
              <w:t>9,808.68</w:t>
            </w:r>
            <w:r w:rsidR="006A1475">
              <w:t>)</w:t>
            </w:r>
          </w:p>
        </w:tc>
        <w:tc>
          <w:tcPr>
            <w:tcW w:w="0" w:type="auto"/>
            <w:tcBorders>
              <w:top w:val="single" w:sz="4" w:space="0" w:color="auto"/>
              <w:bottom w:val="single" w:sz="4" w:space="0" w:color="auto"/>
            </w:tcBorders>
          </w:tcPr>
          <w:p w14:paraId="09D2728F" w14:textId="3222CEB6" w:rsidR="00736ECF" w:rsidRDefault="00736ECF">
            <w:pPr>
              <w:pStyle w:val="Compact"/>
              <w:jc w:val="right"/>
            </w:pPr>
            <w:r>
              <w:t xml:space="preserve">332.03 </w:t>
            </w:r>
            <w:r w:rsidR="006A1475">
              <w:t>(</w:t>
            </w:r>
            <w:r>
              <w:t>-2,691.61</w:t>
            </w:r>
            <w:r w:rsidR="004A7CD1">
              <w:t>–</w:t>
            </w:r>
            <w:r>
              <w:t>3,292.67</w:t>
            </w:r>
            <w:r w:rsidR="006A1475">
              <w:t>)</w:t>
            </w:r>
          </w:p>
        </w:tc>
      </w:tr>
      <w:bookmarkEnd w:id="38"/>
    </w:tbl>
    <w:p w14:paraId="293C0CDE" w14:textId="77777777" w:rsidR="00736ECF" w:rsidRDefault="00736ECF" w:rsidP="00736ECF">
      <w:pPr>
        <w:sectPr w:rsidR="00736ECF">
          <w:pgSz w:w="16838" w:h="11906" w:orient="landscape"/>
          <w:pgMar w:top="1440" w:right="1440" w:bottom="1440" w:left="1440" w:header="720" w:footer="720" w:gutter="0"/>
          <w:cols w:space="720"/>
        </w:sectPr>
      </w:pPr>
    </w:p>
    <w:p w14:paraId="7FC66607" w14:textId="77777777" w:rsidR="00736ECF" w:rsidRDefault="00736ECF" w:rsidP="00736ECF">
      <w:pPr>
        <w:pStyle w:val="Heading3"/>
      </w:pPr>
      <w:bookmarkStart w:id="39" w:name="_Toc139807269"/>
      <w:bookmarkStart w:id="40" w:name="utilities"/>
      <w:bookmarkEnd w:id="36"/>
      <w:r>
        <w:lastRenderedPageBreak/>
        <w:t>2.2.3 Utilities</w:t>
      </w:r>
      <w:bookmarkEnd w:id="39"/>
    </w:p>
    <w:p w14:paraId="79452263" w14:textId="33C0094E" w:rsidR="00736ECF" w:rsidRDefault="00736ECF" w:rsidP="00736ECF">
      <w:pPr>
        <w:pStyle w:val="FirstParagraph"/>
      </w:pPr>
      <w:r>
        <w:t xml:space="preserve">The distribution of participants’ responses to the EQ-5D-5L questionnaire by randomised treatment group is presented in </w:t>
      </w:r>
      <w:hyperlink w:anchor="fig-eq5-response-plot">
        <w:r>
          <w:rPr>
            <w:rStyle w:val="Hyperlink"/>
          </w:rPr>
          <w:t>Figure S2.2</w:t>
        </w:r>
      </w:hyperlink>
      <w:r>
        <w:t xml:space="preserve">. Based on the bootstrapped imputed data, baseline utilities were 0·74 </w:t>
      </w:r>
      <w:r w:rsidR="006A1475">
        <w:t>(</w:t>
      </w:r>
      <w:r w:rsidR="006A1475" w:rsidRPr="006A1475">
        <w:t xml:space="preserve">95% CR </w:t>
      </w:r>
      <w:r>
        <w:t>0·70, 0·78</w:t>
      </w:r>
      <w:r w:rsidR="006A1475">
        <w:t>)</w:t>
      </w:r>
      <w:r>
        <w:t xml:space="preserve"> and 0·74 </w:t>
      </w:r>
      <w:r w:rsidR="006A1475">
        <w:t>(</w:t>
      </w:r>
      <w:r w:rsidR="006A1475" w:rsidRPr="006A1475">
        <w:t xml:space="preserve">95% CR </w:t>
      </w:r>
      <w:r>
        <w:t>0·70, 0·78</w:t>
      </w:r>
      <w:r w:rsidR="006A1475">
        <w:t>)</w:t>
      </w:r>
      <w:r>
        <w:t xml:space="preserve"> for the standard care and BUP-XR groups respectively. In the adjusted analysis, standard care was associated with a QALY of 0·13 </w:t>
      </w:r>
      <w:r w:rsidR="006A1475">
        <w:t>(</w:t>
      </w:r>
      <w:r>
        <w:t>95% CR 0·08, 0·17</w:t>
      </w:r>
      <w:r w:rsidR="006A1475">
        <w:t>)</w:t>
      </w:r>
      <w:r>
        <w:t xml:space="preserve"> and BUP-XR a QALY of 0·15 </w:t>
      </w:r>
      <w:r w:rsidR="006A1475">
        <w:t>(</w:t>
      </w:r>
      <w:r>
        <w:t>95% CR 0·10, 0·19</w:t>
      </w:r>
      <w:r w:rsidR="006A1475">
        <w:t>)</w:t>
      </w:r>
      <w:r>
        <w:t xml:space="preserve">. This corresponds to an incremental QALY of 0·02 </w:t>
      </w:r>
      <w:r w:rsidR="006A1475">
        <w:t>(</w:t>
      </w:r>
      <w:r>
        <w:t>95% CR 0·00, 0·05</w:t>
      </w:r>
      <w:r w:rsidR="006A1475">
        <w:t>)</w:t>
      </w:r>
      <w:r>
        <w:t>.</w:t>
      </w:r>
    </w:p>
    <w:tbl>
      <w:tblPr>
        <w:tblStyle w:val="Table"/>
        <w:tblW w:w="5000" w:type="pct"/>
        <w:tblLook w:val="0000" w:firstRow="0" w:lastRow="0" w:firstColumn="0" w:lastColumn="0" w:noHBand="0" w:noVBand="0"/>
      </w:tblPr>
      <w:tblGrid>
        <w:gridCol w:w="9360"/>
      </w:tblGrid>
      <w:tr w:rsidR="00736ECF" w14:paraId="6F8A37D9" w14:textId="77777777">
        <w:tc>
          <w:tcPr>
            <w:tcW w:w="0" w:type="auto"/>
          </w:tcPr>
          <w:p w14:paraId="6C4515F1" w14:textId="77777777" w:rsidR="00736ECF" w:rsidRDefault="00736ECF">
            <w:pPr>
              <w:jc w:val="center"/>
            </w:pPr>
            <w:bookmarkStart w:id="41" w:name="fig-eq5-response-plot"/>
            <w:r>
              <w:rPr>
                <w:noProof/>
              </w:rPr>
              <w:drawing>
                <wp:inline distT="0" distB="0" distL="0" distR="0" wp14:anchorId="0A965733" wp14:editId="449BF0FB">
                  <wp:extent cx="5334000" cy="3413759"/>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cost_utility_analysis_censor_files/figure-docx/fig-eq5-response-plot-1.png"/>
                          <pic:cNvPicPr>
                            <a:picLocks noChangeAspect="1" noChangeArrowheads="1"/>
                          </pic:cNvPicPr>
                        </pic:nvPicPr>
                        <pic:blipFill>
                          <a:blip r:embed="rId12"/>
                          <a:stretch>
                            <a:fillRect/>
                          </a:stretch>
                        </pic:blipFill>
                        <pic:spPr bwMode="auto">
                          <a:xfrm>
                            <a:off x="0" y="0"/>
                            <a:ext cx="5334000" cy="3413759"/>
                          </a:xfrm>
                          <a:prstGeom prst="rect">
                            <a:avLst/>
                          </a:prstGeom>
                          <a:noFill/>
                          <a:ln w="9525">
                            <a:noFill/>
                            <a:headEnd/>
                            <a:tailEnd/>
                          </a:ln>
                        </pic:spPr>
                      </pic:pic>
                    </a:graphicData>
                  </a:graphic>
                </wp:inline>
              </w:drawing>
            </w:r>
          </w:p>
          <w:p w14:paraId="3167A0A2" w14:textId="16961841" w:rsidR="00736ECF" w:rsidRDefault="00736ECF">
            <w:pPr>
              <w:pStyle w:val="ImageCaption"/>
              <w:spacing w:before="200"/>
            </w:pPr>
            <w:r>
              <w:t>Figure S2.2: Distribution of participants’ responses to each EQ-5D attribute, by treatment allocated and time. Levels range from 1 to 5, with 5 representing the most severe problem. The proportion of completed responses.</w:t>
            </w:r>
          </w:p>
        </w:tc>
        <w:bookmarkEnd w:id="41"/>
      </w:tr>
    </w:tbl>
    <w:p w14:paraId="248D673C" w14:textId="4D0C5DDD" w:rsidR="00736ECF" w:rsidRDefault="00736ECF" w:rsidP="00736ECF">
      <w:pPr>
        <w:pStyle w:val="BodyText"/>
      </w:pPr>
      <w:r>
        <w:t>A summary of utilities and QALYs based on responses to the EQ-5D-</w:t>
      </w:r>
      <w:proofErr w:type="gramStart"/>
      <w:r>
        <w:t>5L</w:t>
      </w:r>
      <w:proofErr w:type="gramEnd"/>
      <w:r>
        <w:t xml:space="preserve"> and EQ-VAS is presented in </w:t>
      </w:r>
      <w:hyperlink w:anchor="tbl-eq5-response">
        <w:r>
          <w:rPr>
            <w:rStyle w:val="Hyperlink"/>
          </w:rPr>
          <w:t>Table S2.7</w:t>
        </w:r>
      </w:hyperlink>
      <w:r>
        <w:t>. In the standard care group, utilities remain approximately the same based on the EQ-5D-5L and show a general decrease based on EQ-VAS scores over the follow-up period. Both measures show a general increase in utilities for the BUP-XR group.</w:t>
      </w:r>
    </w:p>
    <w:p w14:paraId="1E0B5798" w14:textId="77777777" w:rsidR="00736ECF" w:rsidRDefault="00736ECF">
      <w:pPr>
        <w:rPr>
          <w:rFonts w:asciiTheme="minorHAnsi" w:eastAsiaTheme="minorHAnsi" w:hAnsiTheme="minorHAnsi"/>
          <w:i/>
          <w:kern w:val="0"/>
          <w:sz w:val="24"/>
          <w14:ligatures w14:val="none"/>
        </w:rPr>
      </w:pPr>
      <w:bookmarkStart w:id="42" w:name="tbl-eq5-response"/>
      <w:r>
        <w:br w:type="page"/>
      </w:r>
    </w:p>
    <w:p w14:paraId="5FBE35BF" w14:textId="49069EEA" w:rsidR="00736ECF" w:rsidRDefault="00736ECF" w:rsidP="00736ECF">
      <w:pPr>
        <w:pStyle w:val="TableCaption"/>
      </w:pPr>
      <w:r>
        <w:lastRenderedPageBreak/>
        <w:t>Table S2.7: Utilities based on responses to the EQ-5D-5L and EQ-VAS thermometer, by timepoint, and intervention group. Data are mean (SD).</w:t>
      </w:r>
    </w:p>
    <w:tbl>
      <w:tblPr>
        <w:tblStyle w:val="Table"/>
        <w:tblW w:w="0" w:type="auto"/>
        <w:jc w:val="center"/>
        <w:tblLook w:val="0020" w:firstRow="1" w:lastRow="0" w:firstColumn="0" w:lastColumn="0" w:noHBand="0" w:noVBand="0"/>
        <w:tblCaption w:val="Table 7: Utilities based on responses to the EQ-5D-5L and EQ-VAS thermometer, by timepoint, and intervention group. Data are mean (SD)."/>
      </w:tblPr>
      <w:tblGrid>
        <w:gridCol w:w="1332"/>
        <w:gridCol w:w="1305"/>
        <w:gridCol w:w="1305"/>
        <w:gridCol w:w="1305"/>
        <w:gridCol w:w="1305"/>
      </w:tblGrid>
      <w:tr w:rsidR="00736ECF" w14:paraId="6C49DF98" w14:textId="77777777" w:rsidTr="003479B5">
        <w:trPr>
          <w:cnfStyle w:val="100000000000" w:firstRow="1" w:lastRow="0" w:firstColumn="0" w:lastColumn="0" w:oddVBand="0" w:evenVBand="0" w:oddHBand="0" w:evenHBand="0" w:firstRowFirstColumn="0" w:firstRowLastColumn="0" w:lastRowFirstColumn="0" w:lastRowLastColumn="0"/>
          <w:tblHeader/>
          <w:jc w:val="center"/>
        </w:trPr>
        <w:tc>
          <w:tcPr>
            <w:tcW w:w="1332" w:type="dxa"/>
          </w:tcPr>
          <w:p w14:paraId="1F20CF22" w14:textId="77777777" w:rsidR="00736ECF" w:rsidRDefault="00736ECF">
            <w:pPr>
              <w:pStyle w:val="Compact"/>
            </w:pPr>
            <w:r>
              <w:t>Group</w:t>
            </w:r>
          </w:p>
        </w:tc>
        <w:tc>
          <w:tcPr>
            <w:tcW w:w="0" w:type="auto"/>
          </w:tcPr>
          <w:p w14:paraId="48B710A9" w14:textId="77777777" w:rsidR="00736ECF" w:rsidRDefault="00736ECF">
            <w:pPr>
              <w:pStyle w:val="Compact"/>
              <w:jc w:val="right"/>
            </w:pPr>
            <w:r>
              <w:t>Baseline</w:t>
            </w:r>
          </w:p>
        </w:tc>
        <w:tc>
          <w:tcPr>
            <w:tcW w:w="0" w:type="auto"/>
          </w:tcPr>
          <w:p w14:paraId="3206FDE9" w14:textId="77777777" w:rsidR="00736ECF" w:rsidRDefault="00736ECF">
            <w:pPr>
              <w:pStyle w:val="Compact"/>
              <w:jc w:val="right"/>
            </w:pPr>
            <w:r>
              <w:t>Week 12</w:t>
            </w:r>
          </w:p>
        </w:tc>
        <w:tc>
          <w:tcPr>
            <w:tcW w:w="0" w:type="auto"/>
          </w:tcPr>
          <w:p w14:paraId="5147974E" w14:textId="77777777" w:rsidR="00736ECF" w:rsidRDefault="00736ECF">
            <w:pPr>
              <w:pStyle w:val="Compact"/>
              <w:jc w:val="right"/>
            </w:pPr>
            <w:r>
              <w:t>Week 24</w:t>
            </w:r>
          </w:p>
        </w:tc>
        <w:tc>
          <w:tcPr>
            <w:tcW w:w="0" w:type="auto"/>
          </w:tcPr>
          <w:p w14:paraId="42846600" w14:textId="77777777" w:rsidR="00736ECF" w:rsidRDefault="00736ECF">
            <w:pPr>
              <w:pStyle w:val="Compact"/>
              <w:jc w:val="right"/>
            </w:pPr>
            <w:r>
              <w:t>QALYs</w:t>
            </w:r>
          </w:p>
        </w:tc>
      </w:tr>
      <w:tr w:rsidR="00736ECF" w14:paraId="362CCFB6" w14:textId="77777777" w:rsidTr="003479B5">
        <w:trPr>
          <w:jc w:val="center"/>
        </w:trPr>
        <w:tc>
          <w:tcPr>
            <w:tcW w:w="6552" w:type="dxa"/>
            <w:gridSpan w:val="5"/>
          </w:tcPr>
          <w:p w14:paraId="6913C300" w14:textId="77777777" w:rsidR="00736ECF" w:rsidRDefault="00736ECF">
            <w:pPr>
              <w:pStyle w:val="Compact"/>
            </w:pPr>
            <w:r>
              <w:rPr>
                <w:b/>
                <w:bCs/>
              </w:rPr>
              <w:t>EQ-5D-5L</w:t>
            </w:r>
          </w:p>
        </w:tc>
      </w:tr>
      <w:tr w:rsidR="00736ECF" w14:paraId="008CD6D9" w14:textId="77777777" w:rsidTr="003479B5">
        <w:trPr>
          <w:jc w:val="center"/>
        </w:trPr>
        <w:tc>
          <w:tcPr>
            <w:tcW w:w="1332" w:type="dxa"/>
          </w:tcPr>
          <w:p w14:paraId="7029447E" w14:textId="77777777" w:rsidR="00736ECF" w:rsidRDefault="00736ECF" w:rsidP="003479B5">
            <w:pPr>
              <w:pStyle w:val="Compact"/>
              <w:ind w:left="170"/>
            </w:pPr>
            <w:r>
              <w:t>BUP-XR</w:t>
            </w:r>
          </w:p>
        </w:tc>
        <w:tc>
          <w:tcPr>
            <w:tcW w:w="0" w:type="auto"/>
          </w:tcPr>
          <w:p w14:paraId="7A358BA2" w14:textId="77777777" w:rsidR="00736ECF" w:rsidRDefault="00736ECF">
            <w:pPr>
              <w:pStyle w:val="Compact"/>
              <w:jc w:val="right"/>
            </w:pPr>
            <w:r>
              <w:t>0·74 (0·26)</w:t>
            </w:r>
          </w:p>
        </w:tc>
        <w:tc>
          <w:tcPr>
            <w:tcW w:w="0" w:type="auto"/>
          </w:tcPr>
          <w:p w14:paraId="733ABB69" w14:textId="77777777" w:rsidR="00736ECF" w:rsidRDefault="00736ECF">
            <w:pPr>
              <w:pStyle w:val="Compact"/>
              <w:jc w:val="right"/>
            </w:pPr>
            <w:r>
              <w:t>0·77 (0·26)</w:t>
            </w:r>
          </w:p>
        </w:tc>
        <w:tc>
          <w:tcPr>
            <w:tcW w:w="0" w:type="auto"/>
          </w:tcPr>
          <w:p w14:paraId="2F34AB33" w14:textId="77777777" w:rsidR="00736ECF" w:rsidRDefault="00736ECF">
            <w:pPr>
              <w:pStyle w:val="Compact"/>
              <w:jc w:val="right"/>
            </w:pPr>
            <w:r>
              <w:t>0·78 (0·23)</w:t>
            </w:r>
          </w:p>
        </w:tc>
        <w:tc>
          <w:tcPr>
            <w:tcW w:w="0" w:type="auto"/>
          </w:tcPr>
          <w:p w14:paraId="12988757" w14:textId="77777777" w:rsidR="00736ECF" w:rsidRDefault="00736ECF">
            <w:pPr>
              <w:pStyle w:val="Compact"/>
              <w:jc w:val="right"/>
            </w:pPr>
            <w:r>
              <w:t>0·36 (0·10)</w:t>
            </w:r>
          </w:p>
        </w:tc>
      </w:tr>
      <w:tr w:rsidR="00736ECF" w14:paraId="7AA06FBF" w14:textId="77777777" w:rsidTr="003479B5">
        <w:trPr>
          <w:jc w:val="center"/>
        </w:trPr>
        <w:tc>
          <w:tcPr>
            <w:tcW w:w="1332" w:type="dxa"/>
          </w:tcPr>
          <w:p w14:paraId="361AE5D3" w14:textId="77777777" w:rsidR="00736ECF" w:rsidRDefault="00736ECF" w:rsidP="003479B5">
            <w:pPr>
              <w:pStyle w:val="Compact"/>
              <w:ind w:left="170"/>
            </w:pPr>
            <w:r>
              <w:t>SoC</w:t>
            </w:r>
          </w:p>
        </w:tc>
        <w:tc>
          <w:tcPr>
            <w:tcW w:w="0" w:type="auto"/>
          </w:tcPr>
          <w:p w14:paraId="40EFA2D3" w14:textId="77777777" w:rsidR="00736ECF" w:rsidRDefault="00736ECF">
            <w:pPr>
              <w:pStyle w:val="Compact"/>
              <w:jc w:val="right"/>
            </w:pPr>
            <w:r>
              <w:t>0·74 (0·27)</w:t>
            </w:r>
          </w:p>
        </w:tc>
        <w:tc>
          <w:tcPr>
            <w:tcW w:w="0" w:type="auto"/>
          </w:tcPr>
          <w:p w14:paraId="44464F6B" w14:textId="77777777" w:rsidR="00736ECF" w:rsidRDefault="00736ECF">
            <w:pPr>
              <w:pStyle w:val="Compact"/>
              <w:jc w:val="right"/>
            </w:pPr>
            <w:r>
              <w:t>0·73 (0·31)</w:t>
            </w:r>
          </w:p>
        </w:tc>
        <w:tc>
          <w:tcPr>
            <w:tcW w:w="0" w:type="auto"/>
          </w:tcPr>
          <w:p w14:paraId="5861A2BF" w14:textId="77777777" w:rsidR="00736ECF" w:rsidRDefault="00736ECF">
            <w:pPr>
              <w:pStyle w:val="Compact"/>
              <w:jc w:val="right"/>
            </w:pPr>
            <w:r>
              <w:t>0·74 (0·28)</w:t>
            </w:r>
          </w:p>
        </w:tc>
        <w:tc>
          <w:tcPr>
            <w:tcW w:w="0" w:type="auto"/>
          </w:tcPr>
          <w:p w14:paraId="34AD624A" w14:textId="77777777" w:rsidR="00736ECF" w:rsidRDefault="00736ECF">
            <w:pPr>
              <w:pStyle w:val="Compact"/>
              <w:jc w:val="right"/>
            </w:pPr>
            <w:r>
              <w:t>0·34 (0·11)</w:t>
            </w:r>
          </w:p>
        </w:tc>
      </w:tr>
      <w:tr w:rsidR="00736ECF" w14:paraId="2E4E24A4" w14:textId="77777777" w:rsidTr="003479B5">
        <w:trPr>
          <w:jc w:val="center"/>
        </w:trPr>
        <w:tc>
          <w:tcPr>
            <w:tcW w:w="6552" w:type="dxa"/>
            <w:gridSpan w:val="5"/>
          </w:tcPr>
          <w:p w14:paraId="77EBDB6F" w14:textId="77777777" w:rsidR="00736ECF" w:rsidRDefault="00736ECF">
            <w:pPr>
              <w:pStyle w:val="Compact"/>
            </w:pPr>
            <w:r>
              <w:rPr>
                <w:b/>
                <w:bCs/>
              </w:rPr>
              <w:t>EQ-VAS</w:t>
            </w:r>
          </w:p>
        </w:tc>
      </w:tr>
      <w:tr w:rsidR="00736ECF" w14:paraId="0D9220AA" w14:textId="77777777" w:rsidTr="003479B5">
        <w:trPr>
          <w:jc w:val="center"/>
        </w:trPr>
        <w:tc>
          <w:tcPr>
            <w:tcW w:w="1332" w:type="dxa"/>
          </w:tcPr>
          <w:p w14:paraId="06E0700A" w14:textId="77777777" w:rsidR="00736ECF" w:rsidRDefault="00736ECF" w:rsidP="003479B5">
            <w:pPr>
              <w:pStyle w:val="Compact"/>
              <w:ind w:left="170"/>
            </w:pPr>
            <w:r>
              <w:t>BUP-XR</w:t>
            </w:r>
          </w:p>
        </w:tc>
        <w:tc>
          <w:tcPr>
            <w:tcW w:w="0" w:type="auto"/>
          </w:tcPr>
          <w:p w14:paraId="6B36D58B" w14:textId="77777777" w:rsidR="00736ECF" w:rsidRDefault="00736ECF">
            <w:pPr>
              <w:pStyle w:val="Compact"/>
              <w:jc w:val="right"/>
            </w:pPr>
            <w:r>
              <w:t>0·63 (0·21)</w:t>
            </w:r>
          </w:p>
        </w:tc>
        <w:tc>
          <w:tcPr>
            <w:tcW w:w="0" w:type="auto"/>
          </w:tcPr>
          <w:p w14:paraId="31AB3241" w14:textId="77777777" w:rsidR="00736ECF" w:rsidRDefault="00736ECF">
            <w:pPr>
              <w:pStyle w:val="Compact"/>
              <w:jc w:val="right"/>
            </w:pPr>
            <w:r>
              <w:t>0·69 (0·20)</w:t>
            </w:r>
          </w:p>
        </w:tc>
        <w:tc>
          <w:tcPr>
            <w:tcW w:w="0" w:type="auto"/>
          </w:tcPr>
          <w:p w14:paraId="0FB3ABBA" w14:textId="77777777" w:rsidR="00736ECF" w:rsidRDefault="00736ECF">
            <w:pPr>
              <w:pStyle w:val="Compact"/>
              <w:jc w:val="right"/>
            </w:pPr>
            <w:r>
              <w:t>0·69 (0·21)</w:t>
            </w:r>
          </w:p>
        </w:tc>
        <w:tc>
          <w:tcPr>
            <w:tcW w:w="0" w:type="auto"/>
          </w:tcPr>
          <w:p w14:paraId="7ACFB650" w14:textId="77777777" w:rsidR="00736ECF" w:rsidRDefault="00736ECF">
            <w:pPr>
              <w:pStyle w:val="Compact"/>
              <w:jc w:val="right"/>
            </w:pPr>
            <w:r>
              <w:t>0·32 (0·07)</w:t>
            </w:r>
          </w:p>
        </w:tc>
      </w:tr>
      <w:tr w:rsidR="00736ECF" w14:paraId="75CF3FE9" w14:textId="77777777" w:rsidTr="003479B5">
        <w:trPr>
          <w:jc w:val="center"/>
        </w:trPr>
        <w:tc>
          <w:tcPr>
            <w:tcW w:w="1332" w:type="dxa"/>
            <w:tcBorders>
              <w:bottom w:val="single" w:sz="4" w:space="0" w:color="auto"/>
            </w:tcBorders>
          </w:tcPr>
          <w:p w14:paraId="39FBC824" w14:textId="77777777" w:rsidR="00736ECF" w:rsidRDefault="00736ECF" w:rsidP="003479B5">
            <w:pPr>
              <w:pStyle w:val="Compact"/>
              <w:ind w:left="170"/>
            </w:pPr>
            <w:r>
              <w:t>SoC</w:t>
            </w:r>
          </w:p>
        </w:tc>
        <w:tc>
          <w:tcPr>
            <w:tcW w:w="0" w:type="auto"/>
            <w:tcBorders>
              <w:bottom w:val="single" w:sz="4" w:space="0" w:color="auto"/>
            </w:tcBorders>
          </w:tcPr>
          <w:p w14:paraId="0B39D144" w14:textId="77777777" w:rsidR="00736ECF" w:rsidRDefault="00736ECF">
            <w:pPr>
              <w:pStyle w:val="Compact"/>
              <w:jc w:val="right"/>
            </w:pPr>
            <w:r>
              <w:t>0·65 (0·21)</w:t>
            </w:r>
          </w:p>
        </w:tc>
        <w:tc>
          <w:tcPr>
            <w:tcW w:w="0" w:type="auto"/>
            <w:tcBorders>
              <w:bottom w:val="single" w:sz="4" w:space="0" w:color="auto"/>
            </w:tcBorders>
          </w:tcPr>
          <w:p w14:paraId="441DDC6B" w14:textId="77777777" w:rsidR="00736ECF" w:rsidRDefault="00736ECF">
            <w:pPr>
              <w:pStyle w:val="Compact"/>
              <w:jc w:val="right"/>
            </w:pPr>
            <w:r>
              <w:t>0·62 (0·22)</w:t>
            </w:r>
          </w:p>
        </w:tc>
        <w:tc>
          <w:tcPr>
            <w:tcW w:w="0" w:type="auto"/>
            <w:tcBorders>
              <w:bottom w:val="single" w:sz="4" w:space="0" w:color="auto"/>
            </w:tcBorders>
          </w:tcPr>
          <w:p w14:paraId="489DCFFC" w14:textId="77777777" w:rsidR="00736ECF" w:rsidRDefault="00736ECF">
            <w:pPr>
              <w:pStyle w:val="Compact"/>
              <w:jc w:val="right"/>
            </w:pPr>
            <w:r>
              <w:t>0·61 (0·21)</w:t>
            </w:r>
          </w:p>
        </w:tc>
        <w:tc>
          <w:tcPr>
            <w:tcW w:w="0" w:type="auto"/>
            <w:tcBorders>
              <w:bottom w:val="single" w:sz="4" w:space="0" w:color="auto"/>
            </w:tcBorders>
          </w:tcPr>
          <w:p w14:paraId="6940CB97" w14:textId="77777777" w:rsidR="00736ECF" w:rsidRDefault="00736ECF">
            <w:pPr>
              <w:pStyle w:val="Compact"/>
              <w:jc w:val="right"/>
            </w:pPr>
            <w:r>
              <w:t>0·29 (0·07)</w:t>
            </w:r>
          </w:p>
        </w:tc>
      </w:tr>
    </w:tbl>
    <w:p w14:paraId="2AD3C89A" w14:textId="77777777" w:rsidR="00736ECF" w:rsidRDefault="00736ECF" w:rsidP="00736ECF">
      <w:pPr>
        <w:pStyle w:val="Heading3"/>
      </w:pPr>
      <w:bookmarkStart w:id="43" w:name="_Toc139807270"/>
      <w:bookmarkStart w:id="44" w:name="incremental-analysis-1"/>
      <w:bookmarkEnd w:id="40"/>
      <w:bookmarkEnd w:id="42"/>
      <w:r>
        <w:t>2.2.4 Incremental analysis</w:t>
      </w:r>
      <w:bookmarkEnd w:id="43"/>
    </w:p>
    <w:p w14:paraId="19C398A2" w14:textId="77777777" w:rsidR="00736ECF" w:rsidRDefault="00736ECF" w:rsidP="00736ECF">
      <w:pPr>
        <w:pStyle w:val="Heading4"/>
      </w:pPr>
      <w:bookmarkStart w:id="45" w:name="base-case-analysis"/>
      <w:r>
        <w:t>2.2.4.1 Base case analysis</w:t>
      </w:r>
    </w:p>
    <w:p w14:paraId="7FC34CC6" w14:textId="323598D8" w:rsidR="00736ECF" w:rsidRDefault="00736ECF" w:rsidP="00736ECF">
      <w:pPr>
        <w:pStyle w:val="FirstParagraph"/>
      </w:pPr>
      <w:r>
        <w:t>Based on the point-estimate mean costs and QALYs, XR-BUP was more costly (£1,033) and more effective (0·02 QALYs) than standard care. The resulting ICER of £47,540 per QALY gained exceeds both the £20k and £30k per QALY WTP thresholds and BUP-XR is therefore associated with negative net monetary benefits at both thresholds (</w:t>
      </w:r>
      <w:hyperlink w:anchor="tbl-icer-summary">
        <w:r>
          <w:rPr>
            <w:rStyle w:val="Hyperlink"/>
          </w:rPr>
          <w:t>Table S2.9</w:t>
        </w:r>
      </w:hyperlink>
      <w:r>
        <w:t xml:space="preserve">). </w:t>
      </w:r>
      <w:hyperlink w:anchor="fig-societal-base-icer-scatter">
        <w:r>
          <w:rPr>
            <w:rStyle w:val="Hyperlink"/>
          </w:rPr>
          <w:t>Figure S2.3</w:t>
        </w:r>
      </w:hyperlink>
      <w:r>
        <w:t xml:space="preserve"> shows that 80·09% of the bootstrapped results were in the NE quadrant, indicating that BUP-XR is associated with higher costs and more QALYs than standard care. Based on the bootstrapped results, it is unlikely that BUP-XR has lower costs (17·19% probability) and unlikely that BUP-XR results in fewer QALYs (3·30% probability).</w:t>
      </w:r>
    </w:p>
    <w:p w14:paraId="0265448A" w14:textId="7707CCE8" w:rsidR="00736ECF" w:rsidRDefault="00736ECF" w:rsidP="00736ECF">
      <w:pPr>
        <w:pStyle w:val="BodyText"/>
      </w:pPr>
      <w:r>
        <w:t xml:space="preserve">In the primary analysis, at WTP thresholds of £20k and £30k per QALY, the probabilities that the intervention is cost effective from a societal perspective are 29·05% and 36·81%, respectively (see </w:t>
      </w:r>
      <w:hyperlink w:anchor="fig-inmb-ceac-base">
        <w:r>
          <w:rPr>
            <w:rStyle w:val="Hyperlink"/>
          </w:rPr>
          <w:t>Figure S2.4</w:t>
        </w:r>
      </w:hyperlink>
      <w:r>
        <w:t>).</w:t>
      </w:r>
    </w:p>
    <w:p w14:paraId="014CE056" w14:textId="77777777" w:rsidR="00736ECF" w:rsidRDefault="00736ECF">
      <w:r>
        <w:br w:type="page"/>
      </w:r>
    </w:p>
    <w:tbl>
      <w:tblPr>
        <w:tblStyle w:val="Table"/>
        <w:tblW w:w="5000" w:type="pct"/>
        <w:tblLook w:val="0000" w:firstRow="0" w:lastRow="0" w:firstColumn="0" w:lastColumn="0" w:noHBand="0" w:noVBand="0"/>
      </w:tblPr>
      <w:tblGrid>
        <w:gridCol w:w="9360"/>
      </w:tblGrid>
      <w:tr w:rsidR="00736ECF" w14:paraId="5E7FAB6B" w14:textId="77777777">
        <w:tc>
          <w:tcPr>
            <w:tcW w:w="0" w:type="auto"/>
          </w:tcPr>
          <w:p w14:paraId="0203184F" w14:textId="77777777" w:rsidR="00736ECF" w:rsidRDefault="00736ECF">
            <w:pPr>
              <w:jc w:val="center"/>
            </w:pPr>
            <w:bookmarkStart w:id="46" w:name="fig-societal-base-icer-scatter"/>
            <w:r>
              <w:rPr>
                <w:noProof/>
              </w:rPr>
              <w:lastRenderedPageBreak/>
              <w:drawing>
                <wp:inline distT="0" distB="0" distL="0" distR="0" wp14:anchorId="2D78A287" wp14:editId="07FFEA9D">
                  <wp:extent cx="5334000" cy="341375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cost_utility_analysis_censor_files/figure-docx/fig-societal-base-icer-scatter-1.png"/>
                          <pic:cNvPicPr>
                            <a:picLocks noChangeAspect="1" noChangeArrowheads="1"/>
                          </pic:cNvPicPr>
                        </pic:nvPicPr>
                        <pic:blipFill>
                          <a:blip r:embed="rId13"/>
                          <a:stretch>
                            <a:fillRect/>
                          </a:stretch>
                        </pic:blipFill>
                        <pic:spPr bwMode="auto">
                          <a:xfrm>
                            <a:off x="0" y="0"/>
                            <a:ext cx="5334000" cy="3413759"/>
                          </a:xfrm>
                          <a:prstGeom prst="rect">
                            <a:avLst/>
                          </a:prstGeom>
                          <a:noFill/>
                          <a:ln w="9525">
                            <a:noFill/>
                            <a:headEnd/>
                            <a:tailEnd/>
                          </a:ln>
                        </pic:spPr>
                      </pic:pic>
                    </a:graphicData>
                  </a:graphic>
                </wp:inline>
              </w:drawing>
            </w:r>
          </w:p>
          <w:p w14:paraId="4BC84EB1" w14:textId="2B064D02" w:rsidR="00736ECF" w:rsidRDefault="00736ECF">
            <w:pPr>
              <w:pStyle w:val="ImageCaption"/>
              <w:spacing w:before="200"/>
            </w:pPr>
            <w:r>
              <w:t>Figure S2.3: Cost-effectiveness plane showing the bootstrapped mean differences and 95% confidence ellipse in imputed total adjusted costs and QALYs of BUP-XR compared to standard care.</w:t>
            </w:r>
          </w:p>
        </w:tc>
        <w:bookmarkEnd w:id="46"/>
      </w:tr>
      <w:tr w:rsidR="00736ECF" w14:paraId="427FD3D3" w14:textId="77777777">
        <w:tc>
          <w:tcPr>
            <w:tcW w:w="0" w:type="auto"/>
          </w:tcPr>
          <w:p w14:paraId="4A350C2E" w14:textId="2A3BD0B7" w:rsidR="00736ECF" w:rsidRDefault="00736ECF">
            <w:pPr>
              <w:jc w:val="center"/>
            </w:pPr>
            <w:r>
              <w:t xml:space="preserve"> </w:t>
            </w:r>
            <w:bookmarkStart w:id="47" w:name="fig-inmb-ceac-base"/>
            <w:r>
              <w:rPr>
                <w:noProof/>
              </w:rPr>
              <w:drawing>
                <wp:inline distT="0" distB="0" distL="0" distR="0" wp14:anchorId="7FD84D24" wp14:editId="2814628E">
                  <wp:extent cx="5334000" cy="3413759"/>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cost_utility_analysis_censor_files/figure-docx/fig-inmb-ceac-base-1.png"/>
                          <pic:cNvPicPr>
                            <a:picLocks noChangeAspect="1" noChangeArrowheads="1"/>
                          </pic:cNvPicPr>
                        </pic:nvPicPr>
                        <pic:blipFill>
                          <a:blip r:embed="rId14"/>
                          <a:stretch>
                            <a:fillRect/>
                          </a:stretch>
                        </pic:blipFill>
                        <pic:spPr bwMode="auto">
                          <a:xfrm>
                            <a:off x="0" y="0"/>
                            <a:ext cx="5334000" cy="3413759"/>
                          </a:xfrm>
                          <a:prstGeom prst="rect">
                            <a:avLst/>
                          </a:prstGeom>
                          <a:noFill/>
                          <a:ln w="9525">
                            <a:noFill/>
                            <a:headEnd/>
                            <a:tailEnd/>
                          </a:ln>
                        </pic:spPr>
                      </pic:pic>
                    </a:graphicData>
                  </a:graphic>
                </wp:inline>
              </w:drawing>
            </w:r>
          </w:p>
          <w:p w14:paraId="70212470" w14:textId="42FA3621" w:rsidR="00736ECF" w:rsidRDefault="00736ECF">
            <w:pPr>
              <w:pStyle w:val="ImageCaption"/>
              <w:spacing w:before="200"/>
            </w:pPr>
            <w:r>
              <w:t>Figure S2.4: Cost-effectiveness acceptability curve for base case analysis. Dashed line represents £20k per QALY WTP. Dashed and dotted line represents £30k per QALY WTP.</w:t>
            </w:r>
          </w:p>
        </w:tc>
        <w:bookmarkEnd w:id="47"/>
      </w:tr>
    </w:tbl>
    <w:p w14:paraId="3CEE184C" w14:textId="77777777" w:rsidR="00736ECF" w:rsidRDefault="00736ECF" w:rsidP="00736ECF">
      <w:pPr>
        <w:pStyle w:val="Heading4"/>
      </w:pPr>
      <w:bookmarkStart w:id="48" w:name="univariate-sensitivity-analyses"/>
      <w:bookmarkEnd w:id="45"/>
      <w:r>
        <w:lastRenderedPageBreak/>
        <w:t>2.2.4.2 Univariate sensitivity analyses</w:t>
      </w:r>
    </w:p>
    <w:p w14:paraId="152702DD" w14:textId="3FD72C94" w:rsidR="00736ECF" w:rsidRDefault="00736ECF" w:rsidP="00736ECF">
      <w:pPr>
        <w:pStyle w:val="FirstParagraph"/>
      </w:pPr>
      <w:r>
        <w:t xml:space="preserve">The results of the univariate sensitivity analyses presented in </w:t>
      </w:r>
      <w:hyperlink w:anchor="fig-base-case-univariate-sensitivity">
        <w:r>
          <w:rPr>
            <w:rStyle w:val="Hyperlink"/>
          </w:rPr>
          <w:t>Figure S2.5</w:t>
        </w:r>
      </w:hyperlink>
      <w:r>
        <w:t xml:space="preserve"> indicated that there was no single cost input that, when varied by ±10% would have changed the cost-effectiveness decision at the £30k per QALY threshold. The cost of trial medication had the greatest impact on INMB, followed by concomitant medication, accommodation, and criminal justice costs, with differences in INMB when varied by ±10% of 166, 106, 52, and 29 respectively. Differences in INMBs in the remaining cost inputs were considerably smaller, with outpatient costs having the smallest difference (1·54).</w:t>
      </w:r>
    </w:p>
    <w:tbl>
      <w:tblPr>
        <w:tblStyle w:val="Table"/>
        <w:tblW w:w="5000" w:type="pct"/>
        <w:tblLook w:val="0000" w:firstRow="0" w:lastRow="0" w:firstColumn="0" w:lastColumn="0" w:noHBand="0" w:noVBand="0"/>
      </w:tblPr>
      <w:tblGrid>
        <w:gridCol w:w="9360"/>
      </w:tblGrid>
      <w:tr w:rsidR="00736ECF" w14:paraId="2FD6F325" w14:textId="77777777">
        <w:tc>
          <w:tcPr>
            <w:tcW w:w="0" w:type="auto"/>
          </w:tcPr>
          <w:p w14:paraId="14A5974E" w14:textId="77777777" w:rsidR="00736ECF" w:rsidRDefault="00736ECF">
            <w:pPr>
              <w:jc w:val="center"/>
            </w:pPr>
            <w:bookmarkStart w:id="49" w:name="fig-base-case-univariate-sensitivity"/>
            <w:r>
              <w:rPr>
                <w:noProof/>
              </w:rPr>
              <w:drawing>
                <wp:inline distT="0" distB="0" distL="0" distR="0" wp14:anchorId="31159A75" wp14:editId="24D34F2D">
                  <wp:extent cx="5334000" cy="3413759"/>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cost_utility_analysis_censor_files/figure-docx/fig-base-case-univariate-sensitivity-1.png"/>
                          <pic:cNvPicPr>
                            <a:picLocks noChangeAspect="1" noChangeArrowheads="1"/>
                          </pic:cNvPicPr>
                        </pic:nvPicPr>
                        <pic:blipFill>
                          <a:blip r:embed="rId15"/>
                          <a:stretch>
                            <a:fillRect/>
                          </a:stretch>
                        </pic:blipFill>
                        <pic:spPr bwMode="auto">
                          <a:xfrm>
                            <a:off x="0" y="0"/>
                            <a:ext cx="5334000" cy="3413759"/>
                          </a:xfrm>
                          <a:prstGeom prst="rect">
                            <a:avLst/>
                          </a:prstGeom>
                          <a:noFill/>
                          <a:ln w="9525">
                            <a:noFill/>
                            <a:headEnd/>
                            <a:tailEnd/>
                          </a:ln>
                        </pic:spPr>
                      </pic:pic>
                    </a:graphicData>
                  </a:graphic>
                </wp:inline>
              </w:drawing>
            </w:r>
          </w:p>
          <w:p w14:paraId="2FAA3599" w14:textId="2E45E521" w:rsidR="00736ECF" w:rsidRDefault="00736ECF">
            <w:pPr>
              <w:pStyle w:val="ImageCaption"/>
              <w:spacing w:before="200"/>
            </w:pPr>
            <w:r>
              <w:t>Figure S2.5: Tornado plot of univariate sensitivity analyses. Incremental NMB at a WTP of £30k per QALY when each cost input is varied by ±10%, ordered by decreasing order of impact on the INMB.</w:t>
            </w:r>
          </w:p>
        </w:tc>
        <w:bookmarkEnd w:id="49"/>
      </w:tr>
    </w:tbl>
    <w:p w14:paraId="643A8DA2" w14:textId="77777777" w:rsidR="00736ECF" w:rsidRDefault="00736ECF" w:rsidP="00736ECF">
      <w:pPr>
        <w:pStyle w:val="Heading4"/>
      </w:pPr>
      <w:bookmarkStart w:id="50" w:name="qaly-based-on-eq-vas-score"/>
      <w:bookmarkEnd w:id="48"/>
      <w:r>
        <w:t>2.2.4.3 QALY based on EQ-VAS score</w:t>
      </w:r>
    </w:p>
    <w:p w14:paraId="35586CB9" w14:textId="28C5BDF3" w:rsidR="00736ECF" w:rsidRDefault="00736ECF" w:rsidP="00736ECF">
      <w:pPr>
        <w:pStyle w:val="FirstParagraph"/>
      </w:pPr>
      <w:r>
        <w:t xml:space="preserve">Based on the point-estimate adjusted mean costs and QALYs derived from the EQ-VAS, XR-BUP was more costly and more effective than standard care. The resulting ICER of £40,310 per QALY gained exceeds both the £20k and £30k per QALY WTP thresholds and BUP-XR remains associated with negative monetary benefits at both thresholds (see </w:t>
      </w:r>
      <w:hyperlink w:anchor="tbl-icer-summary">
        <w:r>
          <w:rPr>
            <w:rStyle w:val="Hyperlink"/>
          </w:rPr>
          <w:t>Table S2.9</w:t>
        </w:r>
      </w:hyperlink>
      <w:r>
        <w:t>).</w:t>
      </w:r>
    </w:p>
    <w:p w14:paraId="1C4FCC20" w14:textId="77777777" w:rsidR="00736ECF" w:rsidRDefault="00736ECF" w:rsidP="00736ECF">
      <w:pPr>
        <w:sectPr w:rsidR="00736ECF">
          <w:pgSz w:w="12240" w:h="15840"/>
          <w:pgMar w:top="1440" w:right="1440" w:bottom="1440" w:left="1440" w:header="720" w:footer="720" w:gutter="0"/>
          <w:cols w:space="720"/>
        </w:sectPr>
      </w:pPr>
    </w:p>
    <w:p w14:paraId="50E742F4" w14:textId="69F1FAC1" w:rsidR="000A2C5C" w:rsidRDefault="000A2C5C" w:rsidP="000A2C5C">
      <w:pPr>
        <w:pStyle w:val="Heading4"/>
      </w:pPr>
      <w:bookmarkStart w:id="51" w:name="subgroup-analyses-1"/>
      <w:r>
        <w:lastRenderedPageBreak/>
        <w:t>2.2.4.</w:t>
      </w:r>
      <w:r w:rsidR="007D4E4D">
        <w:t>4</w:t>
      </w:r>
      <w:r>
        <w:t xml:space="preserve"> Scenario analyses</w:t>
      </w:r>
    </w:p>
    <w:p w14:paraId="53006335" w14:textId="39C6384B" w:rsidR="000A2C5C" w:rsidRDefault="000A2C5C" w:rsidP="000A2C5C">
      <w:pPr>
        <w:pStyle w:val="FirstParagraph"/>
      </w:pPr>
      <w:r>
        <w:t>Scenario analyses conducted from a societal perspective show that there is considerable variation in ICERs depending on the assumptions for cost inputs (ranging from £26,546 to £66,383 per QALY gained). The only scenario analysis with an ICER lower than £30k per QALY was the scenario where oral buprenorphine costs and oral buprenorphine/methadone dispensing costs were high (i.e., February 2019 prices with six supervised pick-ups per week for all standard care patients). In all other scenarios, the ICER was appreciably higher than the £20k and £30k per QALY WTP thresholds.</w:t>
      </w:r>
    </w:p>
    <w:p w14:paraId="7797F0AA" w14:textId="0306473A" w:rsidR="00736ECF" w:rsidRDefault="00736ECF" w:rsidP="00736ECF">
      <w:pPr>
        <w:pStyle w:val="TableCaption"/>
      </w:pPr>
      <w:bookmarkStart w:id="52" w:name="tbl-icer-summary"/>
      <w:bookmarkStart w:id="53" w:name="scenario-analyses-1"/>
      <w:bookmarkEnd w:id="50"/>
      <w:bookmarkEnd w:id="51"/>
      <w:r>
        <w:t>Table S2.</w:t>
      </w:r>
      <w:r w:rsidR="00C70DB6">
        <w:t>7</w:t>
      </w:r>
      <w:r>
        <w:t xml:space="preserve">: Summary of cost-utility analyses based on bootstrapped and imputed data, adjusted for baseline costs and utilities. Data are mean </w:t>
      </w:r>
      <w:r w:rsidR="009A4587">
        <w:t>(</w:t>
      </w:r>
      <w:r>
        <w:t>95% CR</w:t>
      </w:r>
      <w:r w:rsidR="009A4587">
        <w:t>)</w:t>
      </w:r>
      <w:r>
        <w:t>.</w:t>
      </w:r>
    </w:p>
    <w:tbl>
      <w:tblPr>
        <w:tblStyle w:val="Table"/>
        <w:tblW w:w="0" w:type="auto"/>
        <w:tblLook w:val="0020" w:firstRow="1" w:lastRow="0" w:firstColumn="0" w:lastColumn="0" w:noHBand="0" w:noVBand="0"/>
        <w:tblCaption w:val="Table 9: Summary of cost-utility analyses based on bootstrapped and imputed data, adjusted for baseline costs and utilities. Data are mean [95% CR]."/>
      </w:tblPr>
      <w:tblGrid>
        <w:gridCol w:w="1246"/>
        <w:gridCol w:w="2528"/>
        <w:gridCol w:w="1082"/>
        <w:gridCol w:w="1082"/>
        <w:gridCol w:w="1225"/>
        <w:gridCol w:w="1225"/>
        <w:gridCol w:w="972"/>
      </w:tblGrid>
      <w:tr w:rsidR="005C5037" w14:paraId="086DDFDF" w14:textId="77777777" w:rsidTr="005C5037">
        <w:trPr>
          <w:cnfStyle w:val="100000000000" w:firstRow="1" w:lastRow="0" w:firstColumn="0" w:lastColumn="0" w:oddVBand="0" w:evenVBand="0" w:oddHBand="0" w:evenHBand="0" w:firstRowFirstColumn="0" w:firstRowLastColumn="0" w:lastRowFirstColumn="0" w:lastRowLastColumn="0"/>
          <w:tblHeader/>
        </w:trPr>
        <w:tc>
          <w:tcPr>
            <w:tcW w:w="0" w:type="auto"/>
          </w:tcPr>
          <w:p w14:paraId="1AF8AA30" w14:textId="77777777" w:rsidR="00736ECF" w:rsidRDefault="00736ECF">
            <w:pPr>
              <w:pStyle w:val="Compact"/>
            </w:pPr>
            <w:r>
              <w:t>Perspective</w:t>
            </w:r>
          </w:p>
        </w:tc>
        <w:tc>
          <w:tcPr>
            <w:tcW w:w="4538" w:type="dxa"/>
          </w:tcPr>
          <w:p w14:paraId="50A5B3CD" w14:textId="77777777" w:rsidR="00736ECF" w:rsidRDefault="00736ECF">
            <w:pPr>
              <w:pStyle w:val="Compact"/>
            </w:pPr>
            <w:r>
              <w:t>Scenario</w:t>
            </w:r>
          </w:p>
        </w:tc>
        <w:tc>
          <w:tcPr>
            <w:tcW w:w="1701" w:type="dxa"/>
          </w:tcPr>
          <w:p w14:paraId="7FEF9A6F" w14:textId="77777777" w:rsidR="00736ECF" w:rsidRDefault="00736ECF">
            <w:pPr>
              <w:pStyle w:val="Compact"/>
              <w:jc w:val="right"/>
            </w:pPr>
            <w:r>
              <w:t>Cost difference</w:t>
            </w:r>
          </w:p>
        </w:tc>
        <w:tc>
          <w:tcPr>
            <w:tcW w:w="1418" w:type="dxa"/>
          </w:tcPr>
          <w:p w14:paraId="260481CC" w14:textId="77777777" w:rsidR="00736ECF" w:rsidRDefault="00736ECF">
            <w:pPr>
              <w:pStyle w:val="Compact"/>
              <w:jc w:val="right"/>
            </w:pPr>
            <w:r>
              <w:t>QALY difference</w:t>
            </w:r>
          </w:p>
        </w:tc>
        <w:tc>
          <w:tcPr>
            <w:tcW w:w="1701" w:type="dxa"/>
          </w:tcPr>
          <w:p w14:paraId="15F43120" w14:textId="77777777" w:rsidR="00736ECF" w:rsidRDefault="00736ECF">
            <w:pPr>
              <w:pStyle w:val="Compact"/>
              <w:jc w:val="right"/>
            </w:pPr>
            <w:r>
              <w:t>INMB £20k/QALY</w:t>
            </w:r>
          </w:p>
        </w:tc>
        <w:tc>
          <w:tcPr>
            <w:tcW w:w="1699" w:type="dxa"/>
          </w:tcPr>
          <w:p w14:paraId="540D4D13" w14:textId="77777777" w:rsidR="00736ECF" w:rsidRDefault="00736ECF">
            <w:pPr>
              <w:pStyle w:val="Compact"/>
              <w:jc w:val="right"/>
            </w:pPr>
            <w:r>
              <w:t>INMB £30k/QALY</w:t>
            </w:r>
          </w:p>
        </w:tc>
        <w:tc>
          <w:tcPr>
            <w:tcW w:w="1060" w:type="dxa"/>
          </w:tcPr>
          <w:p w14:paraId="1D52B170" w14:textId="77777777" w:rsidR="00736ECF" w:rsidRDefault="00736ECF">
            <w:pPr>
              <w:pStyle w:val="Compact"/>
              <w:jc w:val="right"/>
            </w:pPr>
            <w:r>
              <w:t>ICER (£/QALY gained)</w:t>
            </w:r>
          </w:p>
        </w:tc>
      </w:tr>
      <w:tr w:rsidR="005C5037" w14:paraId="424CDC27" w14:textId="77777777" w:rsidTr="005C5037">
        <w:tc>
          <w:tcPr>
            <w:tcW w:w="0" w:type="auto"/>
          </w:tcPr>
          <w:p w14:paraId="7A321ABE" w14:textId="77777777" w:rsidR="00736ECF" w:rsidRDefault="00736ECF">
            <w:pPr>
              <w:pStyle w:val="Compact"/>
            </w:pPr>
            <w:r>
              <w:t>Societal</w:t>
            </w:r>
          </w:p>
        </w:tc>
        <w:tc>
          <w:tcPr>
            <w:tcW w:w="4538" w:type="dxa"/>
          </w:tcPr>
          <w:p w14:paraId="6F38D5B8" w14:textId="77777777" w:rsidR="00736ECF" w:rsidRDefault="00736ECF">
            <w:pPr>
              <w:pStyle w:val="Compact"/>
            </w:pPr>
            <w:r>
              <w:t>As per base case</w:t>
            </w:r>
          </w:p>
        </w:tc>
        <w:tc>
          <w:tcPr>
            <w:tcW w:w="1701" w:type="dxa"/>
          </w:tcPr>
          <w:p w14:paraId="6F66815B" w14:textId="77777777" w:rsidR="00736ECF" w:rsidRDefault="00736ECF">
            <w:pPr>
              <w:pStyle w:val="Compact"/>
              <w:jc w:val="right"/>
            </w:pPr>
            <w:r>
              <w:t>1,033</w:t>
            </w:r>
          </w:p>
          <w:p w14:paraId="726BE6DB" w14:textId="073C346F" w:rsidR="00736ECF" w:rsidRDefault="00736ECF">
            <w:pPr>
              <w:pStyle w:val="Compact"/>
              <w:jc w:val="right"/>
            </w:pPr>
            <w:r>
              <w:t>(-1,189</w:t>
            </w:r>
            <w:r w:rsidR="004A7CD1">
              <w:t>–</w:t>
            </w:r>
            <w:r>
              <w:t>3,225)</w:t>
            </w:r>
          </w:p>
        </w:tc>
        <w:tc>
          <w:tcPr>
            <w:tcW w:w="1418" w:type="dxa"/>
          </w:tcPr>
          <w:p w14:paraId="63E27022" w14:textId="77777777" w:rsidR="00736ECF" w:rsidRDefault="00736ECF">
            <w:pPr>
              <w:pStyle w:val="Compact"/>
              <w:jc w:val="right"/>
            </w:pPr>
            <w:r>
              <w:t>0·02</w:t>
            </w:r>
          </w:p>
          <w:p w14:paraId="308458DE" w14:textId="3E2E0738" w:rsidR="00736ECF" w:rsidRDefault="00736ECF">
            <w:pPr>
              <w:pStyle w:val="Compact"/>
              <w:jc w:val="right"/>
            </w:pPr>
            <w:r>
              <w:t>(0·00</w:t>
            </w:r>
            <w:r w:rsidR="004A7CD1">
              <w:t>–</w:t>
            </w:r>
            <w:r>
              <w:t>0·05)</w:t>
            </w:r>
          </w:p>
        </w:tc>
        <w:tc>
          <w:tcPr>
            <w:tcW w:w="1701" w:type="dxa"/>
          </w:tcPr>
          <w:p w14:paraId="34DCA4F2" w14:textId="77777777" w:rsidR="00736ECF" w:rsidRDefault="00736ECF">
            <w:pPr>
              <w:pStyle w:val="Compact"/>
              <w:jc w:val="right"/>
            </w:pPr>
            <w:r>
              <w:t>-598</w:t>
            </w:r>
          </w:p>
          <w:p w14:paraId="6052197C" w14:textId="1FF77A1E" w:rsidR="00736ECF" w:rsidRDefault="00736ECF">
            <w:pPr>
              <w:pStyle w:val="Compact"/>
              <w:jc w:val="right"/>
            </w:pPr>
            <w:r>
              <w:t>(-2,832</w:t>
            </w:r>
            <w:r w:rsidR="004A7CD1">
              <w:t>–</w:t>
            </w:r>
            <w:r>
              <w:t>1,681)</w:t>
            </w:r>
          </w:p>
        </w:tc>
        <w:tc>
          <w:tcPr>
            <w:tcW w:w="1699" w:type="dxa"/>
          </w:tcPr>
          <w:p w14:paraId="4FAFDB98" w14:textId="77777777" w:rsidR="00736ECF" w:rsidRDefault="00736ECF">
            <w:pPr>
              <w:pStyle w:val="Compact"/>
              <w:jc w:val="right"/>
            </w:pPr>
            <w:r>
              <w:t>-381</w:t>
            </w:r>
          </w:p>
          <w:p w14:paraId="48A885E9" w14:textId="55E45D7B" w:rsidR="00736ECF" w:rsidRDefault="00736ECF">
            <w:pPr>
              <w:pStyle w:val="Compact"/>
              <w:jc w:val="right"/>
            </w:pPr>
            <w:r>
              <w:t>(-2,663</w:t>
            </w:r>
            <w:r w:rsidR="004A7CD1">
              <w:t>–</w:t>
            </w:r>
            <w:r>
              <w:t>1,976)</w:t>
            </w:r>
          </w:p>
        </w:tc>
        <w:tc>
          <w:tcPr>
            <w:tcW w:w="1060" w:type="dxa"/>
          </w:tcPr>
          <w:p w14:paraId="042609A6" w14:textId="77777777" w:rsidR="00736ECF" w:rsidRDefault="00736ECF">
            <w:pPr>
              <w:pStyle w:val="Compact"/>
              <w:jc w:val="right"/>
            </w:pPr>
            <w:r>
              <w:t>47,540</w:t>
            </w:r>
          </w:p>
        </w:tc>
      </w:tr>
      <w:tr w:rsidR="005C5037" w14:paraId="55243F1B" w14:textId="77777777" w:rsidTr="005C5037">
        <w:tc>
          <w:tcPr>
            <w:tcW w:w="0" w:type="auto"/>
          </w:tcPr>
          <w:p w14:paraId="19A69C83" w14:textId="77777777" w:rsidR="00736ECF" w:rsidRDefault="00736ECF">
            <w:pPr>
              <w:pStyle w:val="Compact"/>
            </w:pPr>
            <w:r>
              <w:t>Societal</w:t>
            </w:r>
          </w:p>
        </w:tc>
        <w:tc>
          <w:tcPr>
            <w:tcW w:w="4538" w:type="dxa"/>
          </w:tcPr>
          <w:p w14:paraId="27CF06FD" w14:textId="77777777" w:rsidR="00736ECF" w:rsidRDefault="00736ECF">
            <w:pPr>
              <w:pStyle w:val="Compact"/>
            </w:pPr>
            <w:r>
              <w:t>VAS</w:t>
            </w:r>
          </w:p>
        </w:tc>
        <w:tc>
          <w:tcPr>
            <w:tcW w:w="1701" w:type="dxa"/>
          </w:tcPr>
          <w:p w14:paraId="371A4C8A" w14:textId="77777777" w:rsidR="00736ECF" w:rsidRDefault="00736ECF">
            <w:pPr>
              <w:pStyle w:val="Compact"/>
              <w:jc w:val="right"/>
            </w:pPr>
            <w:r>
              <w:t>1,114</w:t>
            </w:r>
          </w:p>
          <w:p w14:paraId="4C4BD0A1" w14:textId="076604DF" w:rsidR="00736ECF" w:rsidRDefault="00736ECF">
            <w:pPr>
              <w:pStyle w:val="Compact"/>
              <w:jc w:val="right"/>
            </w:pPr>
            <w:r>
              <w:t>(-1,090</w:t>
            </w:r>
            <w:r w:rsidR="004A7CD1">
              <w:t>–</w:t>
            </w:r>
            <w:r>
              <w:t>3,286)</w:t>
            </w:r>
          </w:p>
        </w:tc>
        <w:tc>
          <w:tcPr>
            <w:tcW w:w="1418" w:type="dxa"/>
          </w:tcPr>
          <w:p w14:paraId="0EC2FFCA" w14:textId="77777777" w:rsidR="00736ECF" w:rsidRDefault="00736ECF">
            <w:pPr>
              <w:pStyle w:val="Compact"/>
              <w:jc w:val="right"/>
            </w:pPr>
            <w:r>
              <w:t>0·03</w:t>
            </w:r>
          </w:p>
          <w:p w14:paraId="138F9D96" w14:textId="6F2259ED" w:rsidR="00736ECF" w:rsidRDefault="00736ECF">
            <w:pPr>
              <w:pStyle w:val="Compact"/>
              <w:jc w:val="right"/>
            </w:pPr>
            <w:r>
              <w:t>(0·01</w:t>
            </w:r>
            <w:r w:rsidR="004A7CD1">
              <w:t>–</w:t>
            </w:r>
            <w:r>
              <w:t>0·05)</w:t>
            </w:r>
          </w:p>
        </w:tc>
        <w:tc>
          <w:tcPr>
            <w:tcW w:w="1701" w:type="dxa"/>
          </w:tcPr>
          <w:p w14:paraId="5B981898" w14:textId="77777777" w:rsidR="00736ECF" w:rsidRDefault="00736ECF">
            <w:pPr>
              <w:pStyle w:val="Compact"/>
              <w:jc w:val="right"/>
            </w:pPr>
            <w:r>
              <w:t>-561</w:t>
            </w:r>
          </w:p>
          <w:p w14:paraId="079D48F4" w14:textId="3042DBA8" w:rsidR="00736ECF" w:rsidRDefault="00736ECF">
            <w:pPr>
              <w:pStyle w:val="Compact"/>
              <w:jc w:val="right"/>
            </w:pPr>
            <w:r>
              <w:t>(-2,716</w:t>
            </w:r>
            <w:r w:rsidR="004A7CD1">
              <w:t>–</w:t>
            </w:r>
            <w:r>
              <w:t>1,654)</w:t>
            </w:r>
          </w:p>
        </w:tc>
        <w:tc>
          <w:tcPr>
            <w:tcW w:w="1699" w:type="dxa"/>
          </w:tcPr>
          <w:p w14:paraId="7DA12FAD" w14:textId="77777777" w:rsidR="00736ECF" w:rsidRDefault="00736ECF">
            <w:pPr>
              <w:pStyle w:val="Compact"/>
              <w:jc w:val="right"/>
            </w:pPr>
            <w:r>
              <w:t>-285</w:t>
            </w:r>
          </w:p>
          <w:p w14:paraId="38047ABA" w14:textId="411B08AD" w:rsidR="00736ECF" w:rsidRDefault="00736ECF">
            <w:pPr>
              <w:pStyle w:val="Compact"/>
              <w:jc w:val="right"/>
            </w:pPr>
            <w:r>
              <w:t>(-2,462</w:t>
            </w:r>
            <w:r w:rsidR="004A7CD1">
              <w:t>–</w:t>
            </w:r>
            <w:r>
              <w:t>1,949)</w:t>
            </w:r>
          </w:p>
        </w:tc>
        <w:tc>
          <w:tcPr>
            <w:tcW w:w="1060" w:type="dxa"/>
          </w:tcPr>
          <w:p w14:paraId="1EE5135B" w14:textId="77777777" w:rsidR="00736ECF" w:rsidRDefault="00736ECF">
            <w:pPr>
              <w:pStyle w:val="Compact"/>
              <w:jc w:val="right"/>
            </w:pPr>
            <w:r>
              <w:t>40,310</w:t>
            </w:r>
          </w:p>
        </w:tc>
      </w:tr>
      <w:tr w:rsidR="005C5037" w14:paraId="0900E958" w14:textId="77777777" w:rsidTr="005C5037">
        <w:tc>
          <w:tcPr>
            <w:tcW w:w="0" w:type="auto"/>
          </w:tcPr>
          <w:p w14:paraId="6A95DFB9" w14:textId="77777777" w:rsidR="00736ECF" w:rsidRDefault="00736ECF">
            <w:pPr>
              <w:pStyle w:val="Compact"/>
            </w:pPr>
            <w:r>
              <w:t>Societal</w:t>
            </w:r>
          </w:p>
        </w:tc>
        <w:tc>
          <w:tcPr>
            <w:tcW w:w="4538" w:type="dxa"/>
          </w:tcPr>
          <w:p w14:paraId="12B4B226" w14:textId="77777777" w:rsidR="00736ECF" w:rsidRDefault="00736ECF">
            <w:pPr>
              <w:pStyle w:val="Compact"/>
            </w:pPr>
            <w:r>
              <w:t>PSSRU Methadone</w:t>
            </w:r>
          </w:p>
        </w:tc>
        <w:tc>
          <w:tcPr>
            <w:tcW w:w="1701" w:type="dxa"/>
          </w:tcPr>
          <w:p w14:paraId="62B928CF" w14:textId="77777777" w:rsidR="00736ECF" w:rsidRDefault="00736ECF">
            <w:pPr>
              <w:pStyle w:val="Compact"/>
              <w:jc w:val="right"/>
            </w:pPr>
            <w:r>
              <w:t>859</w:t>
            </w:r>
          </w:p>
          <w:p w14:paraId="39230B89" w14:textId="4571BFB8" w:rsidR="00736ECF" w:rsidRDefault="00736ECF">
            <w:pPr>
              <w:pStyle w:val="Compact"/>
              <w:jc w:val="right"/>
            </w:pPr>
            <w:r>
              <w:t>(-1,761</w:t>
            </w:r>
            <w:r w:rsidR="004A7CD1">
              <w:t>–</w:t>
            </w:r>
            <w:r>
              <w:t>3,033)</w:t>
            </w:r>
          </w:p>
        </w:tc>
        <w:tc>
          <w:tcPr>
            <w:tcW w:w="1418" w:type="dxa"/>
          </w:tcPr>
          <w:p w14:paraId="39962993" w14:textId="77777777" w:rsidR="00736ECF" w:rsidRDefault="00736ECF">
            <w:pPr>
              <w:pStyle w:val="Compact"/>
              <w:jc w:val="right"/>
            </w:pPr>
            <w:r>
              <w:t>0·02</w:t>
            </w:r>
          </w:p>
          <w:p w14:paraId="107E554C" w14:textId="7CB14167" w:rsidR="00736ECF" w:rsidRDefault="00736ECF">
            <w:pPr>
              <w:pStyle w:val="Compact"/>
              <w:jc w:val="right"/>
            </w:pPr>
            <w:r>
              <w:t>(0·00</w:t>
            </w:r>
            <w:r w:rsidR="004A7CD1">
              <w:t>–</w:t>
            </w:r>
            <w:r>
              <w:t>0·05)</w:t>
            </w:r>
          </w:p>
        </w:tc>
        <w:tc>
          <w:tcPr>
            <w:tcW w:w="1701" w:type="dxa"/>
          </w:tcPr>
          <w:p w14:paraId="275D169C" w14:textId="77777777" w:rsidR="00736ECF" w:rsidRDefault="00736ECF">
            <w:pPr>
              <w:pStyle w:val="Compact"/>
              <w:jc w:val="right"/>
            </w:pPr>
            <w:r>
              <w:t>-420</w:t>
            </w:r>
          </w:p>
          <w:p w14:paraId="599B05DF" w14:textId="704CDF3B" w:rsidR="00736ECF" w:rsidRDefault="00736ECF">
            <w:pPr>
              <w:pStyle w:val="Compact"/>
              <w:jc w:val="right"/>
            </w:pPr>
            <w:r>
              <w:t>(-2,627</w:t>
            </w:r>
            <w:r w:rsidR="004A7CD1">
              <w:t>–</w:t>
            </w:r>
            <w:r>
              <w:t>2,223)</w:t>
            </w:r>
          </w:p>
        </w:tc>
        <w:tc>
          <w:tcPr>
            <w:tcW w:w="1699" w:type="dxa"/>
          </w:tcPr>
          <w:p w14:paraId="341886E7" w14:textId="77777777" w:rsidR="00736ECF" w:rsidRDefault="00736ECF">
            <w:pPr>
              <w:pStyle w:val="Compact"/>
              <w:jc w:val="right"/>
            </w:pPr>
            <w:r>
              <w:t>-201</w:t>
            </w:r>
          </w:p>
          <w:p w14:paraId="2B3D1DDF" w14:textId="7EEB064D" w:rsidR="00736ECF" w:rsidRDefault="00736ECF">
            <w:pPr>
              <w:pStyle w:val="Compact"/>
              <w:jc w:val="right"/>
            </w:pPr>
            <w:r>
              <w:t>(-2,428</w:t>
            </w:r>
            <w:r w:rsidR="004A7CD1">
              <w:t>–</w:t>
            </w:r>
            <w:r>
              <w:t>2,481)</w:t>
            </w:r>
          </w:p>
        </w:tc>
        <w:tc>
          <w:tcPr>
            <w:tcW w:w="1060" w:type="dxa"/>
          </w:tcPr>
          <w:p w14:paraId="62AFB007" w14:textId="77777777" w:rsidR="00736ECF" w:rsidRDefault="00736ECF">
            <w:pPr>
              <w:pStyle w:val="Compact"/>
              <w:jc w:val="right"/>
            </w:pPr>
            <w:r>
              <w:t>39,167</w:t>
            </w:r>
          </w:p>
        </w:tc>
      </w:tr>
      <w:tr w:rsidR="005C5037" w14:paraId="393A8910" w14:textId="77777777" w:rsidTr="005C5037">
        <w:tc>
          <w:tcPr>
            <w:tcW w:w="0" w:type="auto"/>
          </w:tcPr>
          <w:p w14:paraId="03047E8F" w14:textId="77777777" w:rsidR="00736ECF" w:rsidRDefault="00736ECF">
            <w:pPr>
              <w:pStyle w:val="Compact"/>
            </w:pPr>
            <w:r>
              <w:t>Societal</w:t>
            </w:r>
          </w:p>
        </w:tc>
        <w:tc>
          <w:tcPr>
            <w:tcW w:w="4538" w:type="dxa"/>
          </w:tcPr>
          <w:p w14:paraId="5E77E028" w14:textId="77777777" w:rsidR="00736ECF" w:rsidRDefault="00736ECF">
            <w:pPr>
              <w:pStyle w:val="Compact"/>
            </w:pPr>
            <w:r>
              <w:t>Lower BUP-XR cost (£239·70)</w:t>
            </w:r>
          </w:p>
        </w:tc>
        <w:tc>
          <w:tcPr>
            <w:tcW w:w="1701" w:type="dxa"/>
          </w:tcPr>
          <w:p w14:paraId="477DE414" w14:textId="77777777" w:rsidR="00736ECF" w:rsidRDefault="00736ECF">
            <w:pPr>
              <w:pStyle w:val="Compact"/>
              <w:jc w:val="right"/>
            </w:pPr>
            <w:r>
              <w:t>896</w:t>
            </w:r>
          </w:p>
          <w:p w14:paraId="37DF3ED1" w14:textId="3830AD8C" w:rsidR="00736ECF" w:rsidRDefault="00736ECF">
            <w:pPr>
              <w:pStyle w:val="Compact"/>
              <w:jc w:val="right"/>
            </w:pPr>
            <w:r>
              <w:t>(-1,305</w:t>
            </w:r>
            <w:r w:rsidR="004A7CD1">
              <w:t>–</w:t>
            </w:r>
            <w:r>
              <w:t>2,981)</w:t>
            </w:r>
          </w:p>
        </w:tc>
        <w:tc>
          <w:tcPr>
            <w:tcW w:w="1418" w:type="dxa"/>
          </w:tcPr>
          <w:p w14:paraId="4618A8C9" w14:textId="77777777" w:rsidR="00736ECF" w:rsidRDefault="00736ECF">
            <w:pPr>
              <w:pStyle w:val="Compact"/>
              <w:jc w:val="right"/>
            </w:pPr>
            <w:r>
              <w:t>0·02</w:t>
            </w:r>
          </w:p>
          <w:p w14:paraId="0A79B211" w14:textId="196245AA" w:rsidR="00736ECF" w:rsidRDefault="00736ECF">
            <w:pPr>
              <w:pStyle w:val="Compact"/>
              <w:jc w:val="right"/>
            </w:pPr>
            <w:r>
              <w:t>(0·00</w:t>
            </w:r>
            <w:r w:rsidR="004A7CD1">
              <w:t>–</w:t>
            </w:r>
            <w:r>
              <w:t>0·05)</w:t>
            </w:r>
          </w:p>
        </w:tc>
        <w:tc>
          <w:tcPr>
            <w:tcW w:w="1701" w:type="dxa"/>
          </w:tcPr>
          <w:p w14:paraId="2F454D2C" w14:textId="77777777" w:rsidR="00736ECF" w:rsidRDefault="00736ECF">
            <w:pPr>
              <w:pStyle w:val="Compact"/>
              <w:jc w:val="right"/>
            </w:pPr>
            <w:r>
              <w:t>-462</w:t>
            </w:r>
          </w:p>
          <w:p w14:paraId="79B0FD5B" w14:textId="19C6A972" w:rsidR="00736ECF" w:rsidRDefault="00736ECF">
            <w:pPr>
              <w:pStyle w:val="Compact"/>
              <w:jc w:val="right"/>
            </w:pPr>
            <w:r>
              <w:t>(-2,608</w:t>
            </w:r>
            <w:r w:rsidR="004A7CD1">
              <w:t>–</w:t>
            </w:r>
            <w:r>
              <w:t>1,738)</w:t>
            </w:r>
          </w:p>
        </w:tc>
        <w:tc>
          <w:tcPr>
            <w:tcW w:w="1699" w:type="dxa"/>
          </w:tcPr>
          <w:p w14:paraId="4D35C631" w14:textId="77777777" w:rsidR="00736ECF" w:rsidRDefault="00736ECF">
            <w:pPr>
              <w:pStyle w:val="Compact"/>
              <w:jc w:val="right"/>
            </w:pPr>
            <w:r>
              <w:t>-246</w:t>
            </w:r>
          </w:p>
          <w:p w14:paraId="15F47B54" w14:textId="5F6D75A1" w:rsidR="00736ECF" w:rsidRDefault="00736ECF">
            <w:pPr>
              <w:pStyle w:val="Compact"/>
              <w:jc w:val="right"/>
            </w:pPr>
            <w:r>
              <w:t>(-2,475</w:t>
            </w:r>
            <w:r w:rsidR="004A7CD1">
              <w:t>–</w:t>
            </w:r>
            <w:r>
              <w:t>1,965)</w:t>
            </w:r>
          </w:p>
        </w:tc>
        <w:tc>
          <w:tcPr>
            <w:tcW w:w="1060" w:type="dxa"/>
          </w:tcPr>
          <w:p w14:paraId="5F2C1550" w14:textId="77777777" w:rsidR="00736ECF" w:rsidRDefault="00736ECF">
            <w:pPr>
              <w:pStyle w:val="Compact"/>
              <w:jc w:val="right"/>
            </w:pPr>
            <w:r>
              <w:t>41,324</w:t>
            </w:r>
          </w:p>
        </w:tc>
      </w:tr>
      <w:tr w:rsidR="005C5037" w14:paraId="3463A468" w14:textId="77777777" w:rsidTr="005C5037">
        <w:tc>
          <w:tcPr>
            <w:tcW w:w="0" w:type="auto"/>
          </w:tcPr>
          <w:p w14:paraId="15A8ECFA" w14:textId="77777777" w:rsidR="00736ECF" w:rsidRDefault="00736ECF">
            <w:pPr>
              <w:pStyle w:val="Compact"/>
            </w:pPr>
            <w:r>
              <w:t>Societal</w:t>
            </w:r>
          </w:p>
        </w:tc>
        <w:tc>
          <w:tcPr>
            <w:tcW w:w="4538" w:type="dxa"/>
          </w:tcPr>
          <w:p w14:paraId="0C97F536" w14:textId="77777777" w:rsidR="00736ECF" w:rsidRDefault="00736ECF">
            <w:pPr>
              <w:pStyle w:val="Compact"/>
            </w:pPr>
            <w:r>
              <w:t>High oral buprenorphine/methadone dispensing costs</w:t>
            </w:r>
          </w:p>
        </w:tc>
        <w:tc>
          <w:tcPr>
            <w:tcW w:w="1701" w:type="dxa"/>
          </w:tcPr>
          <w:p w14:paraId="2E2AC8E2" w14:textId="77777777" w:rsidR="00736ECF" w:rsidRDefault="00736ECF">
            <w:pPr>
              <w:pStyle w:val="Compact"/>
              <w:jc w:val="right"/>
            </w:pPr>
            <w:r>
              <w:t>839</w:t>
            </w:r>
          </w:p>
          <w:p w14:paraId="3CA6C98C" w14:textId="7C85D0B8" w:rsidR="00736ECF" w:rsidRDefault="00736ECF">
            <w:pPr>
              <w:pStyle w:val="Compact"/>
              <w:jc w:val="right"/>
            </w:pPr>
            <w:r>
              <w:t>(-1,375</w:t>
            </w:r>
            <w:r w:rsidR="004A7CD1">
              <w:t>–</w:t>
            </w:r>
            <w:r>
              <w:t>2,959)</w:t>
            </w:r>
          </w:p>
        </w:tc>
        <w:tc>
          <w:tcPr>
            <w:tcW w:w="1418" w:type="dxa"/>
          </w:tcPr>
          <w:p w14:paraId="0598B238" w14:textId="77777777" w:rsidR="00736ECF" w:rsidRDefault="00736ECF">
            <w:pPr>
              <w:pStyle w:val="Compact"/>
              <w:jc w:val="right"/>
            </w:pPr>
            <w:r>
              <w:t>0·02</w:t>
            </w:r>
          </w:p>
          <w:p w14:paraId="658ECAC9" w14:textId="3C0AEE74" w:rsidR="00736ECF" w:rsidRDefault="00736ECF">
            <w:pPr>
              <w:pStyle w:val="Compact"/>
              <w:jc w:val="right"/>
            </w:pPr>
            <w:r>
              <w:t>(0·00</w:t>
            </w:r>
            <w:r w:rsidR="004A7CD1">
              <w:t>–</w:t>
            </w:r>
            <w:r>
              <w:t>0·05)</w:t>
            </w:r>
          </w:p>
        </w:tc>
        <w:tc>
          <w:tcPr>
            <w:tcW w:w="1701" w:type="dxa"/>
          </w:tcPr>
          <w:p w14:paraId="1EF3163A" w14:textId="77777777" w:rsidR="00736ECF" w:rsidRDefault="00736ECF">
            <w:pPr>
              <w:pStyle w:val="Compact"/>
              <w:jc w:val="right"/>
            </w:pPr>
            <w:r>
              <w:t>-406</w:t>
            </w:r>
          </w:p>
          <w:p w14:paraId="32067370" w14:textId="3B854CFC" w:rsidR="00736ECF" w:rsidRDefault="00736ECF">
            <w:pPr>
              <w:pStyle w:val="Compact"/>
              <w:jc w:val="right"/>
            </w:pPr>
            <w:r>
              <w:t>(-2,572</w:t>
            </w:r>
            <w:r w:rsidR="004A7CD1">
              <w:t>–</w:t>
            </w:r>
            <w:r>
              <w:t>1,805)</w:t>
            </w:r>
          </w:p>
        </w:tc>
        <w:tc>
          <w:tcPr>
            <w:tcW w:w="1699" w:type="dxa"/>
          </w:tcPr>
          <w:p w14:paraId="6466C75B" w14:textId="77777777" w:rsidR="00736ECF" w:rsidRDefault="00736ECF">
            <w:pPr>
              <w:pStyle w:val="Compact"/>
              <w:jc w:val="right"/>
            </w:pPr>
            <w:r>
              <w:t>-190</w:t>
            </w:r>
          </w:p>
          <w:p w14:paraId="3C87512D" w14:textId="5677D4D2" w:rsidR="00736ECF" w:rsidRDefault="00736ECF">
            <w:pPr>
              <w:pStyle w:val="Compact"/>
              <w:jc w:val="right"/>
            </w:pPr>
            <w:r>
              <w:t>(-2,417</w:t>
            </w:r>
            <w:r w:rsidR="004A7CD1">
              <w:t>–</w:t>
            </w:r>
            <w:r>
              <w:t>2,098)</w:t>
            </w:r>
          </w:p>
        </w:tc>
        <w:tc>
          <w:tcPr>
            <w:tcW w:w="1060" w:type="dxa"/>
          </w:tcPr>
          <w:p w14:paraId="2E41FBBF" w14:textId="77777777" w:rsidR="00736ECF" w:rsidRDefault="00736ECF">
            <w:pPr>
              <w:pStyle w:val="Compact"/>
              <w:jc w:val="right"/>
            </w:pPr>
            <w:r>
              <w:t>38,781</w:t>
            </w:r>
          </w:p>
        </w:tc>
      </w:tr>
      <w:tr w:rsidR="005C5037" w14:paraId="35B5DF6E" w14:textId="77777777" w:rsidTr="005C5037">
        <w:tc>
          <w:tcPr>
            <w:tcW w:w="0" w:type="auto"/>
          </w:tcPr>
          <w:p w14:paraId="6DA6F156" w14:textId="77777777" w:rsidR="00736ECF" w:rsidRDefault="00736ECF">
            <w:pPr>
              <w:pStyle w:val="Compact"/>
            </w:pPr>
            <w:r>
              <w:t>Societal</w:t>
            </w:r>
          </w:p>
        </w:tc>
        <w:tc>
          <w:tcPr>
            <w:tcW w:w="4538" w:type="dxa"/>
          </w:tcPr>
          <w:p w14:paraId="38855BFD" w14:textId="77777777" w:rsidR="00736ECF" w:rsidRDefault="00736ECF">
            <w:pPr>
              <w:pStyle w:val="Compact"/>
            </w:pPr>
            <w:r>
              <w:t>Low oral buprenorphine/methadone dispensing costs</w:t>
            </w:r>
          </w:p>
        </w:tc>
        <w:tc>
          <w:tcPr>
            <w:tcW w:w="1701" w:type="dxa"/>
          </w:tcPr>
          <w:p w14:paraId="7FE7930B" w14:textId="77777777" w:rsidR="00736ECF" w:rsidRDefault="00736ECF">
            <w:pPr>
              <w:pStyle w:val="Compact"/>
              <w:jc w:val="right"/>
            </w:pPr>
            <w:r>
              <w:t>1,155</w:t>
            </w:r>
          </w:p>
          <w:p w14:paraId="6F26DA8A" w14:textId="16611C9F" w:rsidR="00736ECF" w:rsidRDefault="00736ECF">
            <w:pPr>
              <w:pStyle w:val="Compact"/>
              <w:jc w:val="right"/>
            </w:pPr>
            <w:r>
              <w:t>(-1,018</w:t>
            </w:r>
            <w:r w:rsidR="004A7CD1">
              <w:t>–</w:t>
            </w:r>
            <w:r>
              <w:t>3,332)</w:t>
            </w:r>
          </w:p>
        </w:tc>
        <w:tc>
          <w:tcPr>
            <w:tcW w:w="1418" w:type="dxa"/>
          </w:tcPr>
          <w:p w14:paraId="791F1AB6" w14:textId="77777777" w:rsidR="00736ECF" w:rsidRDefault="00736ECF">
            <w:pPr>
              <w:pStyle w:val="Compact"/>
              <w:jc w:val="right"/>
            </w:pPr>
            <w:r>
              <w:t>0·02</w:t>
            </w:r>
          </w:p>
          <w:p w14:paraId="409AD3F9" w14:textId="0A27EA28" w:rsidR="00736ECF" w:rsidRDefault="00736ECF">
            <w:pPr>
              <w:pStyle w:val="Compact"/>
              <w:jc w:val="right"/>
            </w:pPr>
            <w:r>
              <w:t>(0·00</w:t>
            </w:r>
            <w:r w:rsidR="004A7CD1">
              <w:t>–</w:t>
            </w:r>
            <w:r>
              <w:t>0·05)</w:t>
            </w:r>
          </w:p>
        </w:tc>
        <w:tc>
          <w:tcPr>
            <w:tcW w:w="1701" w:type="dxa"/>
          </w:tcPr>
          <w:p w14:paraId="15ED2B43" w14:textId="77777777" w:rsidR="00736ECF" w:rsidRDefault="00736ECF">
            <w:pPr>
              <w:pStyle w:val="Compact"/>
              <w:jc w:val="right"/>
            </w:pPr>
            <w:r>
              <w:t>-720</w:t>
            </w:r>
          </w:p>
          <w:p w14:paraId="0EC2CA68" w14:textId="3EAA1EE8" w:rsidR="00736ECF" w:rsidRDefault="00736ECF">
            <w:pPr>
              <w:pStyle w:val="Compact"/>
              <w:jc w:val="right"/>
            </w:pPr>
            <w:r>
              <w:t>(-2,960</w:t>
            </w:r>
            <w:r w:rsidR="004A7CD1">
              <w:t>–</w:t>
            </w:r>
            <w:r>
              <w:t>1,539)</w:t>
            </w:r>
          </w:p>
        </w:tc>
        <w:tc>
          <w:tcPr>
            <w:tcW w:w="1699" w:type="dxa"/>
          </w:tcPr>
          <w:p w14:paraId="59F38904" w14:textId="77777777" w:rsidR="00736ECF" w:rsidRDefault="00736ECF">
            <w:pPr>
              <w:pStyle w:val="Compact"/>
              <w:jc w:val="right"/>
            </w:pPr>
            <w:r>
              <w:t>-503</w:t>
            </w:r>
          </w:p>
          <w:p w14:paraId="61DBAE2D" w14:textId="3B0AC51D" w:rsidR="00736ECF" w:rsidRDefault="00736ECF">
            <w:pPr>
              <w:pStyle w:val="Compact"/>
              <w:jc w:val="right"/>
            </w:pPr>
            <w:r>
              <w:t>(-2,794</w:t>
            </w:r>
            <w:r w:rsidR="004A7CD1">
              <w:t>–</w:t>
            </w:r>
            <w:r>
              <w:t>1,795)</w:t>
            </w:r>
          </w:p>
        </w:tc>
        <w:tc>
          <w:tcPr>
            <w:tcW w:w="1060" w:type="dxa"/>
          </w:tcPr>
          <w:p w14:paraId="43B5EF9B" w14:textId="77777777" w:rsidR="00736ECF" w:rsidRDefault="00736ECF">
            <w:pPr>
              <w:pStyle w:val="Compact"/>
              <w:jc w:val="right"/>
            </w:pPr>
            <w:r>
              <w:t>53,111</w:t>
            </w:r>
          </w:p>
        </w:tc>
      </w:tr>
      <w:tr w:rsidR="005C5037" w14:paraId="594EBE25" w14:textId="77777777" w:rsidTr="005C5037">
        <w:tc>
          <w:tcPr>
            <w:tcW w:w="0" w:type="auto"/>
          </w:tcPr>
          <w:p w14:paraId="1D495BCD" w14:textId="77777777" w:rsidR="00736ECF" w:rsidRDefault="00736ECF">
            <w:pPr>
              <w:pStyle w:val="Compact"/>
            </w:pPr>
            <w:r>
              <w:t>Societal</w:t>
            </w:r>
          </w:p>
        </w:tc>
        <w:tc>
          <w:tcPr>
            <w:tcW w:w="4538" w:type="dxa"/>
          </w:tcPr>
          <w:p w14:paraId="22537CF9" w14:textId="77777777" w:rsidR="00736ECF" w:rsidRDefault="00736ECF">
            <w:pPr>
              <w:pStyle w:val="Compact"/>
            </w:pPr>
            <w:r>
              <w:t>High oral buprenorphine costs and high oral buprenorphine/methadone dispensing costs</w:t>
            </w:r>
          </w:p>
        </w:tc>
        <w:tc>
          <w:tcPr>
            <w:tcW w:w="1701" w:type="dxa"/>
          </w:tcPr>
          <w:p w14:paraId="7EFAB4F1" w14:textId="77777777" w:rsidR="00736ECF" w:rsidRDefault="00736ECF">
            <w:pPr>
              <w:pStyle w:val="Compact"/>
              <w:jc w:val="right"/>
            </w:pPr>
            <w:r>
              <w:t>573</w:t>
            </w:r>
          </w:p>
          <w:p w14:paraId="77EE2A74" w14:textId="488F2154" w:rsidR="00736ECF" w:rsidRDefault="00736ECF">
            <w:pPr>
              <w:pStyle w:val="Compact"/>
              <w:jc w:val="right"/>
            </w:pPr>
            <w:r>
              <w:t>(-1,703</w:t>
            </w:r>
            <w:r w:rsidR="004A7CD1">
              <w:t>–</w:t>
            </w:r>
            <w:r>
              <w:t>2,595)</w:t>
            </w:r>
          </w:p>
        </w:tc>
        <w:tc>
          <w:tcPr>
            <w:tcW w:w="1418" w:type="dxa"/>
          </w:tcPr>
          <w:p w14:paraId="417333CF" w14:textId="77777777" w:rsidR="00736ECF" w:rsidRDefault="00736ECF">
            <w:pPr>
              <w:pStyle w:val="Compact"/>
              <w:jc w:val="right"/>
            </w:pPr>
            <w:r>
              <w:t>0·02</w:t>
            </w:r>
          </w:p>
          <w:p w14:paraId="06DFA7B8" w14:textId="7F98CC7D" w:rsidR="00736ECF" w:rsidRDefault="00736ECF">
            <w:pPr>
              <w:pStyle w:val="Compact"/>
              <w:jc w:val="right"/>
            </w:pPr>
            <w:r>
              <w:t>(0·00</w:t>
            </w:r>
            <w:r w:rsidR="004A7CD1">
              <w:t>–</w:t>
            </w:r>
            <w:r>
              <w:t>0·05)</w:t>
            </w:r>
          </w:p>
        </w:tc>
        <w:tc>
          <w:tcPr>
            <w:tcW w:w="1701" w:type="dxa"/>
          </w:tcPr>
          <w:p w14:paraId="03209E3B" w14:textId="77777777" w:rsidR="00736ECF" w:rsidRDefault="00736ECF">
            <w:pPr>
              <w:pStyle w:val="Compact"/>
              <w:jc w:val="right"/>
            </w:pPr>
            <w:r>
              <w:t>-141</w:t>
            </w:r>
          </w:p>
          <w:p w14:paraId="4D31EFD2" w14:textId="5F31FAA3" w:rsidR="00736ECF" w:rsidRDefault="00736ECF">
            <w:pPr>
              <w:pStyle w:val="Compact"/>
              <w:jc w:val="right"/>
            </w:pPr>
            <w:r>
              <w:t>(-2,234</w:t>
            </w:r>
            <w:r w:rsidR="004A7CD1">
              <w:t>–</w:t>
            </w:r>
            <w:r>
              <w:t>2,094)</w:t>
            </w:r>
          </w:p>
        </w:tc>
        <w:tc>
          <w:tcPr>
            <w:tcW w:w="1699" w:type="dxa"/>
          </w:tcPr>
          <w:p w14:paraId="53C3A399" w14:textId="77777777" w:rsidR="00736ECF" w:rsidRDefault="00736ECF">
            <w:pPr>
              <w:pStyle w:val="Compact"/>
              <w:jc w:val="right"/>
            </w:pPr>
            <w:r>
              <w:t>75</w:t>
            </w:r>
          </w:p>
          <w:p w14:paraId="0FCA2B0D" w14:textId="2C4604FD" w:rsidR="00736ECF" w:rsidRDefault="00736ECF">
            <w:pPr>
              <w:pStyle w:val="Compact"/>
              <w:jc w:val="right"/>
            </w:pPr>
            <w:r>
              <w:t>(-2,097</w:t>
            </w:r>
            <w:r w:rsidR="004A7CD1">
              <w:t>–</w:t>
            </w:r>
            <w:r>
              <w:t>2,344)</w:t>
            </w:r>
          </w:p>
        </w:tc>
        <w:tc>
          <w:tcPr>
            <w:tcW w:w="1060" w:type="dxa"/>
          </w:tcPr>
          <w:p w14:paraId="59E24A71" w14:textId="77777777" w:rsidR="00736ECF" w:rsidRDefault="00736ECF">
            <w:pPr>
              <w:pStyle w:val="Compact"/>
              <w:jc w:val="right"/>
            </w:pPr>
            <w:r>
              <w:t>26,546</w:t>
            </w:r>
          </w:p>
        </w:tc>
      </w:tr>
      <w:tr w:rsidR="005C5037" w14:paraId="733B4FDB" w14:textId="77777777" w:rsidTr="005C5037">
        <w:tc>
          <w:tcPr>
            <w:tcW w:w="0" w:type="auto"/>
          </w:tcPr>
          <w:p w14:paraId="3CE17D44" w14:textId="77777777" w:rsidR="00736ECF" w:rsidRDefault="00736ECF">
            <w:pPr>
              <w:pStyle w:val="Compact"/>
            </w:pPr>
            <w:r>
              <w:t>Societal</w:t>
            </w:r>
          </w:p>
        </w:tc>
        <w:tc>
          <w:tcPr>
            <w:tcW w:w="4538" w:type="dxa"/>
          </w:tcPr>
          <w:p w14:paraId="318F5BCB" w14:textId="77777777" w:rsidR="00736ECF" w:rsidRDefault="00736ECF">
            <w:pPr>
              <w:pStyle w:val="Compact"/>
            </w:pPr>
            <w:r>
              <w:t>Low oral buprenorphine costs and low oral buprenorphine/methadone dispensing costs</w:t>
            </w:r>
          </w:p>
        </w:tc>
        <w:tc>
          <w:tcPr>
            <w:tcW w:w="1701" w:type="dxa"/>
          </w:tcPr>
          <w:p w14:paraId="3F8ECCC6" w14:textId="77777777" w:rsidR="00736ECF" w:rsidRDefault="00736ECF">
            <w:pPr>
              <w:pStyle w:val="Compact"/>
              <w:jc w:val="right"/>
            </w:pPr>
            <w:r>
              <w:t>1,436</w:t>
            </w:r>
          </w:p>
          <w:p w14:paraId="63C1362A" w14:textId="740C82D8" w:rsidR="00736ECF" w:rsidRDefault="00736ECF">
            <w:pPr>
              <w:pStyle w:val="Compact"/>
              <w:jc w:val="right"/>
            </w:pPr>
            <w:r>
              <w:t>( -792</w:t>
            </w:r>
            <w:r w:rsidR="004A7CD1">
              <w:t>–</w:t>
            </w:r>
            <w:r>
              <w:t>3,660)</w:t>
            </w:r>
          </w:p>
        </w:tc>
        <w:tc>
          <w:tcPr>
            <w:tcW w:w="1418" w:type="dxa"/>
          </w:tcPr>
          <w:p w14:paraId="1F2619FA" w14:textId="77777777" w:rsidR="00736ECF" w:rsidRDefault="00736ECF">
            <w:pPr>
              <w:pStyle w:val="Compact"/>
              <w:jc w:val="right"/>
            </w:pPr>
            <w:r>
              <w:t>0·02</w:t>
            </w:r>
          </w:p>
          <w:p w14:paraId="0647C4AD" w14:textId="0C4288C1" w:rsidR="00736ECF" w:rsidRDefault="00736ECF">
            <w:pPr>
              <w:pStyle w:val="Compact"/>
              <w:jc w:val="right"/>
            </w:pPr>
            <w:r>
              <w:t>(0·00</w:t>
            </w:r>
            <w:r w:rsidR="004A7CD1">
              <w:t>–</w:t>
            </w:r>
            <w:r>
              <w:t>0·05)</w:t>
            </w:r>
          </w:p>
        </w:tc>
        <w:tc>
          <w:tcPr>
            <w:tcW w:w="1701" w:type="dxa"/>
          </w:tcPr>
          <w:p w14:paraId="51EDB89C" w14:textId="77777777" w:rsidR="00736ECF" w:rsidRDefault="00736ECF">
            <w:pPr>
              <w:pStyle w:val="Compact"/>
              <w:jc w:val="right"/>
            </w:pPr>
            <w:r>
              <w:t>-1,003</w:t>
            </w:r>
          </w:p>
          <w:p w14:paraId="0A50C50B" w14:textId="5B84346B" w:rsidR="00736ECF" w:rsidRDefault="00736ECF">
            <w:pPr>
              <w:pStyle w:val="Compact"/>
              <w:jc w:val="right"/>
            </w:pPr>
            <w:r>
              <w:t>(-3,212</w:t>
            </w:r>
            <w:r w:rsidR="004A7CD1">
              <w:t>–</w:t>
            </w:r>
            <w:r>
              <w:t>1,253)</w:t>
            </w:r>
          </w:p>
        </w:tc>
        <w:tc>
          <w:tcPr>
            <w:tcW w:w="1699" w:type="dxa"/>
          </w:tcPr>
          <w:p w14:paraId="317F8102" w14:textId="77777777" w:rsidR="00736ECF" w:rsidRDefault="00736ECF">
            <w:pPr>
              <w:pStyle w:val="Compact"/>
              <w:jc w:val="right"/>
            </w:pPr>
            <w:r>
              <w:t>-787</w:t>
            </w:r>
          </w:p>
          <w:p w14:paraId="57A3E035" w14:textId="7F68C587" w:rsidR="00736ECF" w:rsidRDefault="00736ECF">
            <w:pPr>
              <w:pStyle w:val="Compact"/>
              <w:jc w:val="right"/>
            </w:pPr>
            <w:r>
              <w:t>(-3,088</w:t>
            </w:r>
            <w:r w:rsidR="004A7CD1">
              <w:t>–</w:t>
            </w:r>
            <w:r>
              <w:t>1,511)</w:t>
            </w:r>
          </w:p>
        </w:tc>
        <w:tc>
          <w:tcPr>
            <w:tcW w:w="1060" w:type="dxa"/>
          </w:tcPr>
          <w:p w14:paraId="44DD2759" w14:textId="77777777" w:rsidR="00736ECF" w:rsidRDefault="00736ECF">
            <w:pPr>
              <w:pStyle w:val="Compact"/>
              <w:jc w:val="right"/>
            </w:pPr>
            <w:r>
              <w:t>66,383</w:t>
            </w:r>
          </w:p>
        </w:tc>
      </w:tr>
      <w:tr w:rsidR="005C5037" w14:paraId="2B231E85" w14:textId="77777777" w:rsidTr="005C5037">
        <w:tc>
          <w:tcPr>
            <w:tcW w:w="0" w:type="auto"/>
          </w:tcPr>
          <w:p w14:paraId="45736C2F" w14:textId="77777777" w:rsidR="00736ECF" w:rsidRDefault="00736ECF">
            <w:pPr>
              <w:pStyle w:val="Compact"/>
            </w:pPr>
            <w:r>
              <w:t>NHS + PSS + CJ + Accom</w:t>
            </w:r>
          </w:p>
        </w:tc>
        <w:tc>
          <w:tcPr>
            <w:tcW w:w="4538" w:type="dxa"/>
          </w:tcPr>
          <w:p w14:paraId="780A2901" w14:textId="77777777" w:rsidR="00736ECF" w:rsidRDefault="00736ECF">
            <w:pPr>
              <w:pStyle w:val="Compact"/>
            </w:pPr>
            <w:r>
              <w:t>As per base case</w:t>
            </w:r>
          </w:p>
        </w:tc>
        <w:tc>
          <w:tcPr>
            <w:tcW w:w="1701" w:type="dxa"/>
          </w:tcPr>
          <w:p w14:paraId="4CFC4AC9" w14:textId="77777777" w:rsidR="00736ECF" w:rsidRDefault="00736ECF">
            <w:pPr>
              <w:pStyle w:val="Compact"/>
              <w:jc w:val="right"/>
            </w:pPr>
            <w:r>
              <w:t>1,001</w:t>
            </w:r>
          </w:p>
          <w:p w14:paraId="38D3F4B7" w14:textId="4150EDA3" w:rsidR="00736ECF" w:rsidRDefault="00736ECF">
            <w:pPr>
              <w:pStyle w:val="Compact"/>
              <w:jc w:val="right"/>
            </w:pPr>
            <w:r>
              <w:t>(-1,209</w:t>
            </w:r>
            <w:r w:rsidR="004A7CD1">
              <w:t>–</w:t>
            </w:r>
            <w:r>
              <w:t>3,186)</w:t>
            </w:r>
          </w:p>
        </w:tc>
        <w:tc>
          <w:tcPr>
            <w:tcW w:w="1418" w:type="dxa"/>
          </w:tcPr>
          <w:p w14:paraId="3A0E26E0" w14:textId="77777777" w:rsidR="00736ECF" w:rsidRDefault="00736ECF">
            <w:pPr>
              <w:pStyle w:val="Compact"/>
              <w:jc w:val="right"/>
            </w:pPr>
            <w:r>
              <w:t>0·02</w:t>
            </w:r>
          </w:p>
          <w:p w14:paraId="365FD2F1" w14:textId="588A6312" w:rsidR="00736ECF" w:rsidRDefault="00736ECF">
            <w:pPr>
              <w:pStyle w:val="Compact"/>
              <w:jc w:val="right"/>
            </w:pPr>
            <w:r>
              <w:t>(0·00</w:t>
            </w:r>
            <w:r w:rsidR="004A7CD1">
              <w:t>–</w:t>
            </w:r>
            <w:r>
              <w:t>0·04)</w:t>
            </w:r>
          </w:p>
        </w:tc>
        <w:tc>
          <w:tcPr>
            <w:tcW w:w="1701" w:type="dxa"/>
          </w:tcPr>
          <w:p w14:paraId="192DAB57" w14:textId="77777777" w:rsidR="00736ECF" w:rsidRDefault="00736ECF">
            <w:pPr>
              <w:pStyle w:val="Compact"/>
              <w:jc w:val="right"/>
            </w:pPr>
            <w:r>
              <w:t>-576</w:t>
            </w:r>
          </w:p>
          <w:p w14:paraId="152C45D0" w14:textId="4C5625C1" w:rsidR="00736ECF" w:rsidRDefault="00736ECF">
            <w:pPr>
              <w:pStyle w:val="Compact"/>
              <w:jc w:val="right"/>
            </w:pPr>
            <w:r>
              <w:t>(-2,793</w:t>
            </w:r>
            <w:r w:rsidR="004A7CD1">
              <w:t>–</w:t>
            </w:r>
            <w:r>
              <w:t>1,698)</w:t>
            </w:r>
          </w:p>
        </w:tc>
        <w:tc>
          <w:tcPr>
            <w:tcW w:w="1699" w:type="dxa"/>
          </w:tcPr>
          <w:p w14:paraId="60B979BA" w14:textId="77777777" w:rsidR="00736ECF" w:rsidRDefault="00736ECF">
            <w:pPr>
              <w:pStyle w:val="Compact"/>
              <w:jc w:val="right"/>
            </w:pPr>
            <w:r>
              <w:t>-363</w:t>
            </w:r>
          </w:p>
          <w:p w14:paraId="5E7F035E" w14:textId="4FEF078E" w:rsidR="00736ECF" w:rsidRDefault="00736ECF">
            <w:pPr>
              <w:pStyle w:val="Compact"/>
              <w:jc w:val="right"/>
            </w:pPr>
            <w:r>
              <w:t>(-2,596</w:t>
            </w:r>
            <w:r w:rsidR="004A7CD1">
              <w:t>–</w:t>
            </w:r>
            <w:r>
              <w:t>1,977)</w:t>
            </w:r>
          </w:p>
        </w:tc>
        <w:tc>
          <w:tcPr>
            <w:tcW w:w="1060" w:type="dxa"/>
          </w:tcPr>
          <w:p w14:paraId="49B11FF0" w14:textId="77777777" w:rsidR="00736ECF" w:rsidRDefault="00736ECF">
            <w:pPr>
              <w:pStyle w:val="Compact"/>
              <w:jc w:val="right"/>
            </w:pPr>
            <w:r>
              <w:t>47,047</w:t>
            </w:r>
          </w:p>
        </w:tc>
      </w:tr>
      <w:tr w:rsidR="005C5037" w14:paraId="1946EAAC" w14:textId="77777777" w:rsidTr="005C5037">
        <w:tc>
          <w:tcPr>
            <w:tcW w:w="0" w:type="auto"/>
          </w:tcPr>
          <w:p w14:paraId="7D56901B" w14:textId="77777777" w:rsidR="00736ECF" w:rsidRDefault="00736ECF">
            <w:pPr>
              <w:pStyle w:val="Compact"/>
            </w:pPr>
            <w:r>
              <w:lastRenderedPageBreak/>
              <w:t>NHS + PSS + CJ</w:t>
            </w:r>
          </w:p>
        </w:tc>
        <w:tc>
          <w:tcPr>
            <w:tcW w:w="4538" w:type="dxa"/>
          </w:tcPr>
          <w:p w14:paraId="7CE35A0F" w14:textId="77777777" w:rsidR="00736ECF" w:rsidRDefault="00736ECF">
            <w:pPr>
              <w:pStyle w:val="Compact"/>
            </w:pPr>
            <w:r>
              <w:t>As per base case</w:t>
            </w:r>
          </w:p>
        </w:tc>
        <w:tc>
          <w:tcPr>
            <w:tcW w:w="1701" w:type="dxa"/>
          </w:tcPr>
          <w:p w14:paraId="26673A15" w14:textId="77777777" w:rsidR="00736ECF" w:rsidRDefault="00736ECF">
            <w:pPr>
              <w:pStyle w:val="Compact"/>
              <w:jc w:val="right"/>
            </w:pPr>
            <w:r>
              <w:t>1,300</w:t>
            </w:r>
          </w:p>
          <w:p w14:paraId="3902F433" w14:textId="7B466302" w:rsidR="00736ECF" w:rsidRDefault="00736ECF">
            <w:pPr>
              <w:pStyle w:val="Compact"/>
              <w:jc w:val="right"/>
            </w:pPr>
            <w:r>
              <w:t>( -659</w:t>
            </w:r>
            <w:r w:rsidR="004A7CD1">
              <w:t>–</w:t>
            </w:r>
            <w:r>
              <w:t>3,377)</w:t>
            </w:r>
          </w:p>
        </w:tc>
        <w:tc>
          <w:tcPr>
            <w:tcW w:w="1418" w:type="dxa"/>
          </w:tcPr>
          <w:p w14:paraId="2D03B5C9" w14:textId="77777777" w:rsidR="00736ECF" w:rsidRDefault="00736ECF">
            <w:pPr>
              <w:pStyle w:val="Compact"/>
              <w:jc w:val="right"/>
            </w:pPr>
            <w:r>
              <w:t>0·02</w:t>
            </w:r>
          </w:p>
          <w:p w14:paraId="415F2105" w14:textId="055A6237" w:rsidR="00736ECF" w:rsidRDefault="00736ECF">
            <w:pPr>
              <w:pStyle w:val="Compact"/>
              <w:jc w:val="right"/>
            </w:pPr>
            <w:r>
              <w:t>(0·00</w:t>
            </w:r>
            <w:r w:rsidR="004A7CD1">
              <w:t>–</w:t>
            </w:r>
            <w:r>
              <w:t>0·04)</w:t>
            </w:r>
          </w:p>
        </w:tc>
        <w:tc>
          <w:tcPr>
            <w:tcW w:w="1701" w:type="dxa"/>
          </w:tcPr>
          <w:p w14:paraId="3B1835D8" w14:textId="77777777" w:rsidR="00736ECF" w:rsidRDefault="00736ECF">
            <w:pPr>
              <w:pStyle w:val="Compact"/>
              <w:jc w:val="right"/>
            </w:pPr>
            <w:r>
              <w:t>-885</w:t>
            </w:r>
          </w:p>
          <w:p w14:paraId="79828425" w14:textId="17B1919F" w:rsidR="00736ECF" w:rsidRDefault="00736ECF">
            <w:pPr>
              <w:pStyle w:val="Compact"/>
              <w:jc w:val="right"/>
            </w:pPr>
            <w:r>
              <w:t>(-3,043</w:t>
            </w:r>
            <w:r w:rsidR="004A7CD1">
              <w:t>–</w:t>
            </w:r>
            <w:r>
              <w:t>1,089)</w:t>
            </w:r>
          </w:p>
        </w:tc>
        <w:tc>
          <w:tcPr>
            <w:tcW w:w="1699" w:type="dxa"/>
          </w:tcPr>
          <w:p w14:paraId="17BAAA88" w14:textId="77777777" w:rsidR="00736ECF" w:rsidRDefault="00736ECF">
            <w:pPr>
              <w:pStyle w:val="Compact"/>
              <w:jc w:val="right"/>
            </w:pPr>
            <w:r>
              <w:t>-678</w:t>
            </w:r>
          </w:p>
          <w:p w14:paraId="1F147CA6" w14:textId="468C066F" w:rsidR="00736ECF" w:rsidRDefault="00736ECF">
            <w:pPr>
              <w:pStyle w:val="Compact"/>
              <w:jc w:val="right"/>
            </w:pPr>
            <w:r>
              <w:t>(-2,892</w:t>
            </w:r>
            <w:r w:rsidR="004A7CD1">
              <w:t>–</w:t>
            </w:r>
            <w:r>
              <w:t>1,330)</w:t>
            </w:r>
          </w:p>
        </w:tc>
        <w:tc>
          <w:tcPr>
            <w:tcW w:w="1060" w:type="dxa"/>
          </w:tcPr>
          <w:p w14:paraId="6FFEB3DC" w14:textId="77777777" w:rsidR="00736ECF" w:rsidRDefault="00736ECF">
            <w:pPr>
              <w:pStyle w:val="Compact"/>
              <w:jc w:val="right"/>
            </w:pPr>
            <w:r>
              <w:t>62,717</w:t>
            </w:r>
          </w:p>
        </w:tc>
      </w:tr>
      <w:tr w:rsidR="005C5037" w14:paraId="720FAA28" w14:textId="77777777" w:rsidTr="005C5037">
        <w:tc>
          <w:tcPr>
            <w:tcW w:w="0" w:type="auto"/>
          </w:tcPr>
          <w:p w14:paraId="50A583C1" w14:textId="77777777" w:rsidR="00736ECF" w:rsidRDefault="00736ECF">
            <w:pPr>
              <w:pStyle w:val="Compact"/>
            </w:pPr>
            <w:r>
              <w:t>NHS + PSS</w:t>
            </w:r>
          </w:p>
        </w:tc>
        <w:tc>
          <w:tcPr>
            <w:tcW w:w="4538" w:type="dxa"/>
          </w:tcPr>
          <w:p w14:paraId="78BC5096" w14:textId="77777777" w:rsidR="00736ECF" w:rsidRDefault="00736ECF">
            <w:pPr>
              <w:pStyle w:val="Compact"/>
            </w:pPr>
            <w:r>
              <w:t>As per base case</w:t>
            </w:r>
          </w:p>
        </w:tc>
        <w:tc>
          <w:tcPr>
            <w:tcW w:w="1701" w:type="dxa"/>
          </w:tcPr>
          <w:p w14:paraId="5B65F7A9" w14:textId="77777777" w:rsidR="00736ECF" w:rsidRDefault="00736ECF">
            <w:pPr>
              <w:pStyle w:val="Compact"/>
              <w:jc w:val="right"/>
            </w:pPr>
            <w:r>
              <w:t>944</w:t>
            </w:r>
          </w:p>
          <w:p w14:paraId="6B6C83A6" w14:textId="12D7E736" w:rsidR="00736ECF" w:rsidRDefault="00736ECF">
            <w:pPr>
              <w:pStyle w:val="Compact"/>
              <w:jc w:val="right"/>
            </w:pPr>
            <w:r>
              <w:t>( -136</w:t>
            </w:r>
            <w:r w:rsidR="004A7CD1">
              <w:t>–</w:t>
            </w:r>
            <w:r>
              <w:t>2,264)</w:t>
            </w:r>
          </w:p>
        </w:tc>
        <w:tc>
          <w:tcPr>
            <w:tcW w:w="1418" w:type="dxa"/>
          </w:tcPr>
          <w:p w14:paraId="1FA63A8B" w14:textId="77777777" w:rsidR="00736ECF" w:rsidRDefault="00736ECF">
            <w:pPr>
              <w:pStyle w:val="Compact"/>
              <w:jc w:val="right"/>
            </w:pPr>
            <w:r>
              <w:t>0·02</w:t>
            </w:r>
          </w:p>
          <w:p w14:paraId="3D036C91" w14:textId="11065172" w:rsidR="00736ECF" w:rsidRDefault="00736ECF">
            <w:pPr>
              <w:pStyle w:val="Compact"/>
              <w:jc w:val="right"/>
            </w:pPr>
            <w:r>
              <w:t>(0·00</w:t>
            </w:r>
            <w:r w:rsidR="004A7CD1">
              <w:t>–</w:t>
            </w:r>
            <w:r>
              <w:t>0·04)</w:t>
            </w:r>
          </w:p>
        </w:tc>
        <w:tc>
          <w:tcPr>
            <w:tcW w:w="1701" w:type="dxa"/>
          </w:tcPr>
          <w:p w14:paraId="758B077A" w14:textId="77777777" w:rsidR="00736ECF" w:rsidRDefault="00736ECF">
            <w:pPr>
              <w:pStyle w:val="Compact"/>
              <w:jc w:val="right"/>
            </w:pPr>
            <w:r>
              <w:t>-522</w:t>
            </w:r>
          </w:p>
          <w:p w14:paraId="4768DADB" w14:textId="5A5E9BE0" w:rsidR="00736ECF" w:rsidRDefault="00736ECF">
            <w:pPr>
              <w:pStyle w:val="Compact"/>
              <w:jc w:val="right"/>
            </w:pPr>
            <w:r>
              <w:t>(-1,895</w:t>
            </w:r>
            <w:r w:rsidR="004A7CD1">
              <w:t>–</w:t>
            </w:r>
            <w:r>
              <w:t>607)</w:t>
            </w:r>
          </w:p>
        </w:tc>
        <w:tc>
          <w:tcPr>
            <w:tcW w:w="1699" w:type="dxa"/>
          </w:tcPr>
          <w:p w14:paraId="1A256754" w14:textId="77777777" w:rsidR="00736ECF" w:rsidRDefault="00736ECF">
            <w:pPr>
              <w:pStyle w:val="Compact"/>
              <w:jc w:val="right"/>
            </w:pPr>
            <w:r>
              <w:t>-312</w:t>
            </w:r>
          </w:p>
          <w:p w14:paraId="1CA0D7C8" w14:textId="50E0DDC6" w:rsidR="00736ECF" w:rsidRDefault="00736ECF">
            <w:pPr>
              <w:pStyle w:val="Compact"/>
              <w:jc w:val="right"/>
            </w:pPr>
            <w:r>
              <w:t>(-1,701</w:t>
            </w:r>
            <w:r w:rsidR="004A7CD1">
              <w:t>–</w:t>
            </w:r>
            <w:r>
              <w:t>906)</w:t>
            </w:r>
          </w:p>
        </w:tc>
        <w:tc>
          <w:tcPr>
            <w:tcW w:w="1060" w:type="dxa"/>
          </w:tcPr>
          <w:p w14:paraId="6182CD6D" w14:textId="77777777" w:rsidR="00736ECF" w:rsidRDefault="00736ECF">
            <w:pPr>
              <w:pStyle w:val="Compact"/>
              <w:jc w:val="right"/>
            </w:pPr>
            <w:r>
              <w:t>44,785</w:t>
            </w:r>
          </w:p>
        </w:tc>
      </w:tr>
      <w:tr w:rsidR="005C5037" w14:paraId="2A5F985E" w14:textId="77777777" w:rsidTr="00881A4A">
        <w:tc>
          <w:tcPr>
            <w:tcW w:w="0" w:type="auto"/>
          </w:tcPr>
          <w:p w14:paraId="5DFFBF62" w14:textId="77777777" w:rsidR="00736ECF" w:rsidRDefault="00736ECF">
            <w:pPr>
              <w:pStyle w:val="Compact"/>
            </w:pPr>
            <w:r>
              <w:t>NHS + PSS</w:t>
            </w:r>
          </w:p>
        </w:tc>
        <w:tc>
          <w:tcPr>
            <w:tcW w:w="4538" w:type="dxa"/>
          </w:tcPr>
          <w:p w14:paraId="375E005F" w14:textId="77777777" w:rsidR="00736ECF" w:rsidRDefault="00736ECF">
            <w:pPr>
              <w:pStyle w:val="Compact"/>
            </w:pPr>
            <w:r>
              <w:t>Lower BUP-XR cost (£239·70)</w:t>
            </w:r>
          </w:p>
        </w:tc>
        <w:tc>
          <w:tcPr>
            <w:tcW w:w="1701" w:type="dxa"/>
          </w:tcPr>
          <w:p w14:paraId="53D9833A" w14:textId="77777777" w:rsidR="00736ECF" w:rsidRDefault="00736ECF">
            <w:pPr>
              <w:pStyle w:val="Compact"/>
              <w:jc w:val="right"/>
            </w:pPr>
            <w:r>
              <w:t>786</w:t>
            </w:r>
          </w:p>
          <w:p w14:paraId="2C411A53" w14:textId="2EB83CC2" w:rsidR="00736ECF" w:rsidRDefault="00736ECF">
            <w:pPr>
              <w:pStyle w:val="Compact"/>
              <w:jc w:val="right"/>
            </w:pPr>
            <w:r>
              <w:t>( -275</w:t>
            </w:r>
            <w:r w:rsidR="004A7CD1">
              <w:t>–</w:t>
            </w:r>
            <w:r>
              <w:t>2,018)</w:t>
            </w:r>
          </w:p>
        </w:tc>
        <w:tc>
          <w:tcPr>
            <w:tcW w:w="1418" w:type="dxa"/>
          </w:tcPr>
          <w:p w14:paraId="3C3EBD63" w14:textId="77777777" w:rsidR="00736ECF" w:rsidRDefault="00736ECF">
            <w:pPr>
              <w:pStyle w:val="Compact"/>
              <w:jc w:val="right"/>
            </w:pPr>
            <w:r>
              <w:t>0·02</w:t>
            </w:r>
          </w:p>
          <w:p w14:paraId="589BA583" w14:textId="289C951E" w:rsidR="00736ECF" w:rsidRDefault="00736ECF">
            <w:pPr>
              <w:pStyle w:val="Compact"/>
              <w:jc w:val="right"/>
            </w:pPr>
            <w:r>
              <w:t>(0·00</w:t>
            </w:r>
            <w:r w:rsidR="004A7CD1">
              <w:t>–</w:t>
            </w:r>
            <w:r>
              <w:t>0·04)</w:t>
            </w:r>
          </w:p>
        </w:tc>
        <w:tc>
          <w:tcPr>
            <w:tcW w:w="1701" w:type="dxa"/>
          </w:tcPr>
          <w:p w14:paraId="57386963" w14:textId="77777777" w:rsidR="00736ECF" w:rsidRDefault="00736ECF">
            <w:pPr>
              <w:pStyle w:val="Compact"/>
              <w:jc w:val="right"/>
            </w:pPr>
            <w:r>
              <w:t>-365</w:t>
            </w:r>
          </w:p>
          <w:p w14:paraId="662977BE" w14:textId="2972B09D" w:rsidR="00736ECF" w:rsidRDefault="00736ECF">
            <w:pPr>
              <w:pStyle w:val="Compact"/>
              <w:jc w:val="right"/>
            </w:pPr>
            <w:r>
              <w:t>(-1,636</w:t>
            </w:r>
            <w:r w:rsidR="004A7CD1">
              <w:t>–</w:t>
            </w:r>
            <w:r>
              <w:t>761)</w:t>
            </w:r>
          </w:p>
        </w:tc>
        <w:tc>
          <w:tcPr>
            <w:tcW w:w="1699" w:type="dxa"/>
          </w:tcPr>
          <w:p w14:paraId="5C231365" w14:textId="77777777" w:rsidR="00736ECF" w:rsidRDefault="00736ECF">
            <w:pPr>
              <w:pStyle w:val="Compact"/>
              <w:jc w:val="right"/>
            </w:pPr>
            <w:r>
              <w:t>-154</w:t>
            </w:r>
          </w:p>
          <w:p w14:paraId="5FE3961A" w14:textId="60BEDFCB" w:rsidR="00736ECF" w:rsidRDefault="00736ECF">
            <w:pPr>
              <w:pStyle w:val="Compact"/>
              <w:jc w:val="right"/>
            </w:pPr>
            <w:r>
              <w:t>(-1,503</w:t>
            </w:r>
            <w:r w:rsidR="004A7CD1">
              <w:t>–</w:t>
            </w:r>
            <w:r>
              <w:t>1,053)</w:t>
            </w:r>
          </w:p>
        </w:tc>
        <w:tc>
          <w:tcPr>
            <w:tcW w:w="1060" w:type="dxa"/>
          </w:tcPr>
          <w:p w14:paraId="39025ABB" w14:textId="77777777" w:rsidR="00736ECF" w:rsidRDefault="00736ECF">
            <w:pPr>
              <w:pStyle w:val="Compact"/>
              <w:jc w:val="right"/>
            </w:pPr>
            <w:r>
              <w:t>37,323</w:t>
            </w:r>
          </w:p>
        </w:tc>
      </w:tr>
      <w:tr w:rsidR="005C5037" w14:paraId="3EE98028" w14:textId="77777777" w:rsidTr="00881A4A">
        <w:tc>
          <w:tcPr>
            <w:tcW w:w="0" w:type="auto"/>
            <w:tcBorders>
              <w:bottom w:val="single" w:sz="4" w:space="0" w:color="auto"/>
            </w:tcBorders>
          </w:tcPr>
          <w:p w14:paraId="30651F39" w14:textId="77777777" w:rsidR="00736ECF" w:rsidRDefault="00736ECF">
            <w:pPr>
              <w:pStyle w:val="Compact"/>
            </w:pPr>
            <w:r>
              <w:t>NHS</w:t>
            </w:r>
          </w:p>
        </w:tc>
        <w:tc>
          <w:tcPr>
            <w:tcW w:w="4538" w:type="dxa"/>
            <w:tcBorders>
              <w:bottom w:val="single" w:sz="4" w:space="0" w:color="auto"/>
            </w:tcBorders>
          </w:tcPr>
          <w:p w14:paraId="326B95B7" w14:textId="77777777" w:rsidR="00736ECF" w:rsidRDefault="00736ECF">
            <w:pPr>
              <w:pStyle w:val="Compact"/>
            </w:pPr>
            <w:r>
              <w:t>As per base case</w:t>
            </w:r>
          </w:p>
        </w:tc>
        <w:tc>
          <w:tcPr>
            <w:tcW w:w="1701" w:type="dxa"/>
            <w:tcBorders>
              <w:bottom w:val="single" w:sz="4" w:space="0" w:color="auto"/>
            </w:tcBorders>
          </w:tcPr>
          <w:p w14:paraId="752B0B83" w14:textId="77777777" w:rsidR="00736ECF" w:rsidRDefault="00736ECF">
            <w:pPr>
              <w:pStyle w:val="Compact"/>
              <w:jc w:val="right"/>
            </w:pPr>
            <w:r>
              <w:t>962</w:t>
            </w:r>
          </w:p>
          <w:p w14:paraId="645B564F" w14:textId="287F69D2" w:rsidR="00736ECF" w:rsidRDefault="00736ECF">
            <w:pPr>
              <w:pStyle w:val="Compact"/>
              <w:jc w:val="right"/>
            </w:pPr>
            <w:r>
              <w:t>( -93</w:t>
            </w:r>
            <w:r w:rsidR="004A7CD1">
              <w:t>–</w:t>
            </w:r>
            <w:r>
              <w:t>2,286)</w:t>
            </w:r>
          </w:p>
        </w:tc>
        <w:tc>
          <w:tcPr>
            <w:tcW w:w="1418" w:type="dxa"/>
            <w:tcBorders>
              <w:bottom w:val="single" w:sz="4" w:space="0" w:color="auto"/>
            </w:tcBorders>
          </w:tcPr>
          <w:p w14:paraId="58CEA262" w14:textId="77777777" w:rsidR="00736ECF" w:rsidRDefault="00736ECF">
            <w:pPr>
              <w:pStyle w:val="Compact"/>
              <w:jc w:val="right"/>
            </w:pPr>
            <w:r>
              <w:t>0·02</w:t>
            </w:r>
          </w:p>
          <w:p w14:paraId="1F0B03D2" w14:textId="3E6AE6C0" w:rsidR="00736ECF" w:rsidRDefault="00736ECF">
            <w:pPr>
              <w:pStyle w:val="Compact"/>
              <w:jc w:val="right"/>
            </w:pPr>
            <w:r>
              <w:t>(0·00</w:t>
            </w:r>
            <w:r w:rsidR="004A7CD1">
              <w:t>–</w:t>
            </w:r>
            <w:r>
              <w:t>0·04)</w:t>
            </w:r>
          </w:p>
        </w:tc>
        <w:tc>
          <w:tcPr>
            <w:tcW w:w="1701" w:type="dxa"/>
            <w:tcBorders>
              <w:bottom w:val="single" w:sz="4" w:space="0" w:color="auto"/>
            </w:tcBorders>
          </w:tcPr>
          <w:p w14:paraId="3C16A4D3" w14:textId="77777777" w:rsidR="00736ECF" w:rsidRDefault="00736ECF">
            <w:pPr>
              <w:pStyle w:val="Compact"/>
              <w:jc w:val="right"/>
            </w:pPr>
            <w:r>
              <w:t>-534</w:t>
            </w:r>
          </w:p>
          <w:p w14:paraId="049E5114" w14:textId="30423863" w:rsidR="00736ECF" w:rsidRDefault="00736ECF">
            <w:pPr>
              <w:pStyle w:val="Compact"/>
              <w:jc w:val="right"/>
            </w:pPr>
            <w:r>
              <w:t>(-1,879</w:t>
            </w:r>
            <w:r w:rsidR="004A7CD1">
              <w:t>–</w:t>
            </w:r>
            <w:r>
              <w:t>589)</w:t>
            </w:r>
          </w:p>
        </w:tc>
        <w:tc>
          <w:tcPr>
            <w:tcW w:w="1699" w:type="dxa"/>
            <w:tcBorders>
              <w:bottom w:val="single" w:sz="4" w:space="0" w:color="auto"/>
            </w:tcBorders>
          </w:tcPr>
          <w:p w14:paraId="404AA8D8" w14:textId="77777777" w:rsidR="00736ECF" w:rsidRDefault="00736ECF">
            <w:pPr>
              <w:pStyle w:val="Compact"/>
              <w:jc w:val="right"/>
            </w:pPr>
            <w:r>
              <w:t>-320</w:t>
            </w:r>
          </w:p>
          <w:p w14:paraId="4899322C" w14:textId="200E7590" w:rsidR="00736ECF" w:rsidRDefault="00736ECF">
            <w:pPr>
              <w:pStyle w:val="Compact"/>
              <w:jc w:val="right"/>
            </w:pPr>
            <w:r>
              <w:t>(-1,764</w:t>
            </w:r>
            <w:r w:rsidR="004A7CD1">
              <w:t>–</w:t>
            </w:r>
            <w:r>
              <w:t>868)</w:t>
            </w:r>
          </w:p>
        </w:tc>
        <w:tc>
          <w:tcPr>
            <w:tcW w:w="1060" w:type="dxa"/>
            <w:tcBorders>
              <w:bottom w:val="single" w:sz="4" w:space="0" w:color="auto"/>
            </w:tcBorders>
          </w:tcPr>
          <w:p w14:paraId="3826ADE2" w14:textId="77777777" w:rsidR="00736ECF" w:rsidRDefault="00736ECF">
            <w:pPr>
              <w:pStyle w:val="Compact"/>
              <w:jc w:val="right"/>
            </w:pPr>
            <w:r>
              <w:t>44,955</w:t>
            </w:r>
          </w:p>
        </w:tc>
      </w:tr>
      <w:bookmarkEnd w:id="52"/>
    </w:tbl>
    <w:p w14:paraId="753A99F4" w14:textId="77777777" w:rsidR="007D4E4D" w:rsidRDefault="007D4E4D" w:rsidP="00736ECF">
      <w:pPr>
        <w:pStyle w:val="BodyText"/>
      </w:pPr>
    </w:p>
    <w:p w14:paraId="066B9F97" w14:textId="66CA2D59" w:rsidR="00736ECF" w:rsidRDefault="00736ECF" w:rsidP="00736ECF">
      <w:pPr>
        <w:pStyle w:val="BodyText"/>
      </w:pPr>
      <w:r>
        <w:t xml:space="preserve">The cost-effectiveness acceptability curves in </w:t>
      </w:r>
      <w:hyperlink w:anchor="fig-inmb-ceac">
        <w:r>
          <w:rPr>
            <w:rStyle w:val="Hyperlink"/>
          </w:rPr>
          <w:t>Figure S2.6</w:t>
        </w:r>
      </w:hyperlink>
      <w:r>
        <w:t xml:space="preserve"> show the probabilities of BUP-XR being cost-effective, under each of the scenarios considered above, across a range of WTP thresholds.</w:t>
      </w:r>
    </w:p>
    <w:p w14:paraId="69D62AE3" w14:textId="77777777" w:rsidR="00736ECF" w:rsidRDefault="00736ECF" w:rsidP="00736ECF">
      <w:pPr>
        <w:pStyle w:val="BodyText"/>
      </w:pPr>
      <w:r>
        <w:t>When adopting an NHS + PSS cost perspective, the probabilities that the intervention is cost effective are 20·41% and 32·60% at the £20k and £30k per QALY thresholds, respectively. When the base case is adjusted such that the unit cost of BUP-XR is reduced by ~10.5% to £237·90, these probabilities increase to 33·19% and 41·08%, respectively from a societal perspective, and 27·71% and 41·08% from an NHS + PSS perspective.</w:t>
      </w:r>
    </w:p>
    <w:tbl>
      <w:tblPr>
        <w:tblStyle w:val="Table"/>
        <w:tblW w:w="5000" w:type="pct"/>
        <w:tblLook w:val="0000" w:firstRow="0" w:lastRow="0" w:firstColumn="0" w:lastColumn="0" w:noHBand="0" w:noVBand="0"/>
      </w:tblPr>
      <w:tblGrid>
        <w:gridCol w:w="9360"/>
      </w:tblGrid>
      <w:tr w:rsidR="00736ECF" w14:paraId="104BF063" w14:textId="77777777">
        <w:tc>
          <w:tcPr>
            <w:tcW w:w="0" w:type="auto"/>
          </w:tcPr>
          <w:tbl>
            <w:tblPr>
              <w:tblStyle w:val="Table"/>
              <w:tblW w:w="5000" w:type="pct"/>
              <w:tblLook w:val="0000" w:firstRow="0" w:lastRow="0" w:firstColumn="0" w:lastColumn="0" w:noHBand="0" w:noVBand="0"/>
            </w:tblPr>
            <w:tblGrid>
              <w:gridCol w:w="9144"/>
            </w:tblGrid>
            <w:tr w:rsidR="00736ECF" w14:paraId="52BD1126" w14:textId="77777777">
              <w:tc>
                <w:tcPr>
                  <w:tcW w:w="0" w:type="auto"/>
                </w:tcPr>
                <w:tbl>
                  <w:tblPr>
                    <w:tblStyle w:val="Table"/>
                    <w:tblW w:w="5000" w:type="pct"/>
                    <w:tblLook w:val="0000" w:firstRow="0" w:lastRow="0" w:firstColumn="0" w:lastColumn="0" w:noHBand="0" w:noVBand="0"/>
                  </w:tblPr>
                  <w:tblGrid>
                    <w:gridCol w:w="8928"/>
                  </w:tblGrid>
                  <w:tr w:rsidR="00736ECF" w14:paraId="3D72DD2F" w14:textId="77777777">
                    <w:tc>
                      <w:tcPr>
                        <w:tcW w:w="0" w:type="auto"/>
                      </w:tcPr>
                      <w:p w14:paraId="583827CC" w14:textId="77777777" w:rsidR="00736ECF" w:rsidRDefault="00736ECF">
                        <w:pPr>
                          <w:jc w:val="center"/>
                        </w:pPr>
                        <w:bookmarkStart w:id="54" w:name="fig-inmb-ceac-1"/>
                        <w:bookmarkStart w:id="55" w:name="fig-inmb-ceac"/>
                        <w:r>
                          <w:rPr>
                            <w:noProof/>
                          </w:rPr>
                          <w:lastRenderedPageBreak/>
                          <w:drawing>
                            <wp:inline distT="0" distB="0" distL="0" distR="0" wp14:anchorId="59912E90" wp14:editId="4E677631">
                              <wp:extent cx="4492869" cy="3587262"/>
                              <wp:effectExtent l="0" t="0" r="3175"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cost_utility_analysis_censor_files/figure-docx/fig-inmb-ceac-1.png"/>
                                      <pic:cNvPicPr>
                                        <a:picLocks noChangeAspect="1" noChangeArrowheads="1"/>
                                      </pic:cNvPicPr>
                                    </pic:nvPicPr>
                                    <pic:blipFill>
                                      <a:blip r:embed="rId16"/>
                                      <a:stretch>
                                        <a:fillRect/>
                                      </a:stretch>
                                    </pic:blipFill>
                                    <pic:spPr bwMode="auto">
                                      <a:xfrm>
                                        <a:off x="0" y="0"/>
                                        <a:ext cx="4513738" cy="3603925"/>
                                      </a:xfrm>
                                      <a:prstGeom prst="rect">
                                        <a:avLst/>
                                      </a:prstGeom>
                                      <a:noFill/>
                                      <a:ln w="9525">
                                        <a:noFill/>
                                        <a:headEnd/>
                                        <a:tailEnd/>
                                      </a:ln>
                                    </pic:spPr>
                                  </pic:pic>
                                </a:graphicData>
                              </a:graphic>
                            </wp:inline>
                          </w:drawing>
                        </w:r>
                      </w:p>
                      <w:p w14:paraId="7D5B9512" w14:textId="77777777" w:rsidR="00736ECF" w:rsidRDefault="00736ECF">
                        <w:pPr>
                          <w:pStyle w:val="ImageCaption"/>
                          <w:spacing w:before="200"/>
                        </w:pPr>
                        <w:r>
                          <w:t>(a) Societal cost perspective scenarios</w:t>
                        </w:r>
                      </w:p>
                    </w:tc>
                    <w:bookmarkEnd w:id="54"/>
                  </w:tr>
                </w:tbl>
                <w:p w14:paraId="7A9C2179" w14:textId="77777777" w:rsidR="00736ECF" w:rsidRDefault="00736ECF"/>
              </w:tc>
            </w:tr>
          </w:tbl>
          <w:p w14:paraId="3A47B1C0" w14:textId="77777777" w:rsidR="00736ECF" w:rsidRDefault="00736ECF">
            <w:pPr>
              <w:framePr w:h="0" w:wrap="auto" w:hAnchor="margin" w:xAlign="right" w:yAlign="top"/>
            </w:pPr>
          </w:p>
          <w:tbl>
            <w:tblPr>
              <w:tblStyle w:val="Table"/>
              <w:tblW w:w="5000" w:type="pct"/>
              <w:tblLook w:val="0000" w:firstRow="0" w:lastRow="0" w:firstColumn="0" w:lastColumn="0" w:noHBand="0" w:noVBand="0"/>
            </w:tblPr>
            <w:tblGrid>
              <w:gridCol w:w="9144"/>
            </w:tblGrid>
            <w:tr w:rsidR="00736ECF" w14:paraId="4C077042" w14:textId="77777777">
              <w:tc>
                <w:tcPr>
                  <w:tcW w:w="0" w:type="auto"/>
                </w:tcPr>
                <w:tbl>
                  <w:tblPr>
                    <w:tblStyle w:val="Table"/>
                    <w:tblW w:w="5000" w:type="pct"/>
                    <w:tblLook w:val="0000" w:firstRow="0" w:lastRow="0" w:firstColumn="0" w:lastColumn="0" w:noHBand="0" w:noVBand="0"/>
                  </w:tblPr>
                  <w:tblGrid>
                    <w:gridCol w:w="8928"/>
                  </w:tblGrid>
                  <w:tr w:rsidR="00736ECF" w14:paraId="3E66EC3E" w14:textId="77777777">
                    <w:tc>
                      <w:tcPr>
                        <w:tcW w:w="0" w:type="auto"/>
                      </w:tcPr>
                      <w:p w14:paraId="6B7AEF82" w14:textId="77777777" w:rsidR="00736ECF" w:rsidRDefault="00736ECF">
                        <w:pPr>
                          <w:jc w:val="center"/>
                        </w:pPr>
                        <w:bookmarkStart w:id="56" w:name="fig-inmb-ceac-2"/>
                        <w:r>
                          <w:rPr>
                            <w:noProof/>
                          </w:rPr>
                          <w:drawing>
                            <wp:inline distT="0" distB="0" distL="0" distR="0" wp14:anchorId="69290353" wp14:editId="57867EB6">
                              <wp:extent cx="4360984" cy="3516923"/>
                              <wp:effectExtent l="0" t="0" r="0" b="1270"/>
                              <wp:docPr id="82" name="Picture"/>
                              <wp:cNvGraphicFramePr/>
                              <a:graphic xmlns:a="http://schemas.openxmlformats.org/drawingml/2006/main">
                                <a:graphicData uri="http://schemas.openxmlformats.org/drawingml/2006/picture">
                                  <pic:pic xmlns:pic="http://schemas.openxmlformats.org/drawingml/2006/picture">
                                    <pic:nvPicPr>
                                      <pic:cNvPr id="83" name="Picture" descr="cost_utility_analysis_censor_files/figure-docx/fig-inmb-ceac-2.png"/>
                                      <pic:cNvPicPr>
                                        <a:picLocks noChangeAspect="1" noChangeArrowheads="1"/>
                                      </pic:cNvPicPr>
                                    </pic:nvPicPr>
                                    <pic:blipFill>
                                      <a:blip r:embed="rId17"/>
                                      <a:stretch>
                                        <a:fillRect/>
                                      </a:stretch>
                                    </pic:blipFill>
                                    <pic:spPr bwMode="auto">
                                      <a:xfrm>
                                        <a:off x="0" y="0"/>
                                        <a:ext cx="4372605" cy="3526295"/>
                                      </a:xfrm>
                                      <a:prstGeom prst="rect">
                                        <a:avLst/>
                                      </a:prstGeom>
                                      <a:noFill/>
                                      <a:ln w="9525">
                                        <a:noFill/>
                                        <a:headEnd/>
                                        <a:tailEnd/>
                                      </a:ln>
                                    </pic:spPr>
                                  </pic:pic>
                                </a:graphicData>
                              </a:graphic>
                            </wp:inline>
                          </w:drawing>
                        </w:r>
                      </w:p>
                      <w:p w14:paraId="6643497B" w14:textId="77777777" w:rsidR="00736ECF" w:rsidRDefault="00736ECF">
                        <w:pPr>
                          <w:pStyle w:val="ImageCaption"/>
                          <w:spacing w:before="200"/>
                        </w:pPr>
                        <w:r>
                          <w:t>(b) Base case assumptions (unless specified), various cost perspectives</w:t>
                        </w:r>
                      </w:p>
                    </w:tc>
                    <w:bookmarkEnd w:id="56"/>
                  </w:tr>
                </w:tbl>
                <w:p w14:paraId="0D81EA55" w14:textId="77777777" w:rsidR="00736ECF" w:rsidRDefault="00736ECF"/>
              </w:tc>
            </w:tr>
          </w:tbl>
          <w:p w14:paraId="546A625A" w14:textId="5DBD0DF0" w:rsidR="00736ECF" w:rsidRDefault="00736ECF">
            <w:pPr>
              <w:pStyle w:val="ImageCaption"/>
              <w:spacing w:before="200"/>
            </w:pPr>
            <w:r>
              <w:lastRenderedPageBreak/>
              <w:t>Figure S2.6: Cost-effectiveness acceptability curves for each analysis. Dashed line represents £20k per QALY WTP. Dashed and dotted line represents £30k per QALY WTP.</w:t>
            </w:r>
          </w:p>
        </w:tc>
        <w:bookmarkEnd w:id="55"/>
      </w:tr>
    </w:tbl>
    <w:p w14:paraId="6895D69A" w14:textId="77777777" w:rsidR="007D4E4D" w:rsidRDefault="007D4E4D" w:rsidP="007D4E4D">
      <w:pPr>
        <w:pStyle w:val="Heading4"/>
      </w:pPr>
      <w:bookmarkStart w:id="57" w:name="_Toc139807271"/>
      <w:bookmarkStart w:id="58" w:name="discussion"/>
      <w:bookmarkEnd w:id="37"/>
      <w:bookmarkEnd w:id="44"/>
      <w:bookmarkEnd w:id="53"/>
      <w:r>
        <w:lastRenderedPageBreak/>
        <w:t>2.2.4.4 Subgroup analyses</w:t>
      </w:r>
    </w:p>
    <w:p w14:paraId="1170CDA9" w14:textId="63201BB5" w:rsidR="007D4E4D" w:rsidRDefault="007D4E4D" w:rsidP="00C70DB6">
      <w:pPr>
        <w:pStyle w:val="FirstParagraph"/>
      </w:pPr>
      <w:r>
        <w:t>The results of the subgroup analysis suggest that BUP-XR is dominant when compared to standard care in patients who either: are rated as “severe” or higher on the CGI-S or whose current episode has surpassed 4 weeks</w:t>
      </w:r>
      <w:r w:rsidR="00C70DB6">
        <w:t>.</w:t>
      </w:r>
      <w:bookmarkStart w:id="59" w:name="tbl-subgroup-analysis-summary"/>
    </w:p>
    <w:p w14:paraId="357BB380" w14:textId="2F8E7CBA" w:rsidR="007D4E4D" w:rsidRDefault="007D4E4D" w:rsidP="007D4E4D">
      <w:pPr>
        <w:pStyle w:val="TableCaption"/>
      </w:pPr>
      <w:r>
        <w:t>Table S2.</w:t>
      </w:r>
      <w:r>
        <w:t>9</w:t>
      </w:r>
      <w:r>
        <w:t>: Results of subgroup analyses, based on bootstrapped and imputed data, adjusted for baseline costs and utilities, site, and injecting status. Data are mean (95% CR).</w:t>
      </w:r>
    </w:p>
    <w:tbl>
      <w:tblPr>
        <w:tblStyle w:val="Table"/>
        <w:tblW w:w="0" w:type="auto"/>
        <w:jc w:val="center"/>
        <w:tblLook w:val="0020" w:firstRow="1" w:lastRow="0" w:firstColumn="0" w:lastColumn="0" w:noHBand="0" w:noVBand="0"/>
        <w:tblCaption w:val="Table 8: Results of subgroup analyses, based on bootstrapped and imputed data, adjusted for baseline costs and utilities, site, and injecting status. Data are mean [95% CR]."/>
      </w:tblPr>
      <w:tblGrid>
        <w:gridCol w:w="1992"/>
        <w:gridCol w:w="1582"/>
        <w:gridCol w:w="1522"/>
        <w:gridCol w:w="1553"/>
        <w:gridCol w:w="1553"/>
        <w:gridCol w:w="1158"/>
      </w:tblGrid>
      <w:tr w:rsidR="007D4E4D" w14:paraId="4B7B15C3" w14:textId="77777777" w:rsidTr="00D561E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5A1FEDA" w14:textId="77777777" w:rsidR="007D4E4D" w:rsidRDefault="007D4E4D" w:rsidP="00D561E7">
            <w:pPr>
              <w:pStyle w:val="Compact"/>
            </w:pPr>
            <w:r>
              <w:t>Subgroup</w:t>
            </w:r>
          </w:p>
        </w:tc>
        <w:tc>
          <w:tcPr>
            <w:tcW w:w="0" w:type="auto"/>
          </w:tcPr>
          <w:p w14:paraId="12BAEABB" w14:textId="77777777" w:rsidR="007D4E4D" w:rsidRDefault="007D4E4D" w:rsidP="00D561E7">
            <w:pPr>
              <w:pStyle w:val="Compact"/>
              <w:jc w:val="right"/>
            </w:pPr>
            <w:r>
              <w:t>Incremental costs (£)</w:t>
            </w:r>
          </w:p>
        </w:tc>
        <w:tc>
          <w:tcPr>
            <w:tcW w:w="0" w:type="auto"/>
          </w:tcPr>
          <w:p w14:paraId="27CBD33D" w14:textId="77777777" w:rsidR="007D4E4D" w:rsidRDefault="007D4E4D" w:rsidP="00D561E7">
            <w:pPr>
              <w:pStyle w:val="Compact"/>
              <w:jc w:val="right"/>
            </w:pPr>
            <w:r>
              <w:t>Incremental QALYs</w:t>
            </w:r>
          </w:p>
        </w:tc>
        <w:tc>
          <w:tcPr>
            <w:tcW w:w="0" w:type="auto"/>
          </w:tcPr>
          <w:p w14:paraId="517393B1" w14:textId="77777777" w:rsidR="007D4E4D" w:rsidRDefault="007D4E4D" w:rsidP="00D561E7">
            <w:pPr>
              <w:pStyle w:val="Compact"/>
              <w:jc w:val="right"/>
            </w:pPr>
            <w:r>
              <w:t>INMB @ 20k</w:t>
            </w:r>
          </w:p>
        </w:tc>
        <w:tc>
          <w:tcPr>
            <w:tcW w:w="0" w:type="auto"/>
          </w:tcPr>
          <w:p w14:paraId="59F5C08B" w14:textId="77777777" w:rsidR="007D4E4D" w:rsidRDefault="007D4E4D" w:rsidP="00D561E7">
            <w:pPr>
              <w:pStyle w:val="Compact"/>
              <w:jc w:val="right"/>
            </w:pPr>
            <w:r>
              <w:t>INMB @ 30k</w:t>
            </w:r>
          </w:p>
        </w:tc>
        <w:tc>
          <w:tcPr>
            <w:tcW w:w="0" w:type="auto"/>
          </w:tcPr>
          <w:p w14:paraId="43E88D21" w14:textId="77777777" w:rsidR="007D4E4D" w:rsidRDefault="007D4E4D" w:rsidP="00D561E7">
            <w:pPr>
              <w:pStyle w:val="Compact"/>
              <w:jc w:val="right"/>
            </w:pPr>
            <w:r>
              <w:t>ICER</w:t>
            </w:r>
          </w:p>
        </w:tc>
      </w:tr>
      <w:tr w:rsidR="007D4E4D" w14:paraId="28534BB2" w14:textId="77777777" w:rsidTr="00D561E7">
        <w:trPr>
          <w:jc w:val="center"/>
        </w:trPr>
        <w:tc>
          <w:tcPr>
            <w:tcW w:w="0" w:type="auto"/>
          </w:tcPr>
          <w:p w14:paraId="4BFEAD76" w14:textId="77777777" w:rsidR="007D4E4D" w:rsidRDefault="007D4E4D" w:rsidP="00D561E7">
            <w:pPr>
              <w:pStyle w:val="Compact"/>
            </w:pPr>
            <w:r>
              <w:t>Benzodiazepine use</w:t>
            </w:r>
          </w:p>
        </w:tc>
        <w:tc>
          <w:tcPr>
            <w:tcW w:w="0" w:type="auto"/>
          </w:tcPr>
          <w:p w14:paraId="0451569F" w14:textId="77777777" w:rsidR="007D4E4D" w:rsidRDefault="007D4E4D" w:rsidP="00D561E7">
            <w:pPr>
              <w:pStyle w:val="Compact"/>
              <w:jc w:val="right"/>
            </w:pPr>
            <w:r>
              <w:t>3,499·67</w:t>
            </w:r>
          </w:p>
          <w:p w14:paraId="3F74C191" w14:textId="77777777" w:rsidR="007D4E4D" w:rsidRDefault="007D4E4D" w:rsidP="00D561E7">
            <w:pPr>
              <w:pStyle w:val="Compact"/>
              <w:jc w:val="right"/>
            </w:pPr>
            <w:r>
              <w:t>(-5,588·20–13,181·19)</w:t>
            </w:r>
          </w:p>
        </w:tc>
        <w:tc>
          <w:tcPr>
            <w:tcW w:w="0" w:type="auto"/>
          </w:tcPr>
          <w:p w14:paraId="7D32AD2A" w14:textId="77777777" w:rsidR="007D4E4D" w:rsidRDefault="007D4E4D" w:rsidP="00D561E7">
            <w:pPr>
              <w:pStyle w:val="Compact"/>
              <w:jc w:val="right"/>
            </w:pPr>
            <w:r>
              <w:t>0·03</w:t>
            </w:r>
          </w:p>
          <w:p w14:paraId="1C2A2E21" w14:textId="77777777" w:rsidR="007D4E4D" w:rsidRDefault="007D4E4D" w:rsidP="00D561E7">
            <w:pPr>
              <w:pStyle w:val="Compact"/>
              <w:jc w:val="right"/>
            </w:pPr>
            <w:r>
              <w:t>(-0·03–0·11)</w:t>
            </w:r>
          </w:p>
        </w:tc>
        <w:tc>
          <w:tcPr>
            <w:tcW w:w="0" w:type="auto"/>
          </w:tcPr>
          <w:p w14:paraId="193863DC" w14:textId="77777777" w:rsidR="007D4E4D" w:rsidRDefault="007D4E4D" w:rsidP="00D561E7">
            <w:pPr>
              <w:pStyle w:val="Compact"/>
              <w:jc w:val="right"/>
            </w:pPr>
            <w:r>
              <w:t>-2,853·71</w:t>
            </w:r>
          </w:p>
          <w:p w14:paraId="235BA76B" w14:textId="77777777" w:rsidR="007D4E4D" w:rsidRDefault="007D4E4D" w:rsidP="00D561E7">
            <w:pPr>
              <w:pStyle w:val="Compact"/>
              <w:jc w:val="right"/>
            </w:pPr>
            <w:r>
              <w:t>(-12,430·74–6,483·08)</w:t>
            </w:r>
          </w:p>
        </w:tc>
        <w:tc>
          <w:tcPr>
            <w:tcW w:w="0" w:type="auto"/>
          </w:tcPr>
          <w:p w14:paraId="0E328C11" w14:textId="77777777" w:rsidR="007D4E4D" w:rsidRDefault="007D4E4D" w:rsidP="00D561E7">
            <w:pPr>
              <w:pStyle w:val="Compact"/>
              <w:jc w:val="right"/>
            </w:pPr>
            <w:r>
              <w:t>-2,530·73</w:t>
            </w:r>
          </w:p>
          <w:p w14:paraId="443413A2" w14:textId="77777777" w:rsidR="007D4E4D" w:rsidRDefault="007D4E4D" w:rsidP="00D561E7">
            <w:pPr>
              <w:pStyle w:val="Compact"/>
              <w:jc w:val="right"/>
            </w:pPr>
            <w:r>
              <w:t>(-12,215·92–7,004·67)</w:t>
            </w:r>
          </w:p>
        </w:tc>
        <w:tc>
          <w:tcPr>
            <w:tcW w:w="0" w:type="auto"/>
          </w:tcPr>
          <w:p w14:paraId="1CE2152E" w14:textId="77777777" w:rsidR="007D4E4D" w:rsidRDefault="007D4E4D" w:rsidP="00D561E7">
            <w:pPr>
              <w:pStyle w:val="Compact"/>
              <w:jc w:val="right"/>
            </w:pPr>
            <w:r>
              <w:t>108,356</w:t>
            </w:r>
          </w:p>
        </w:tc>
      </w:tr>
      <w:tr w:rsidR="007D4E4D" w14:paraId="15648994" w14:textId="77777777" w:rsidTr="00D561E7">
        <w:trPr>
          <w:jc w:val="center"/>
        </w:trPr>
        <w:tc>
          <w:tcPr>
            <w:tcW w:w="0" w:type="auto"/>
          </w:tcPr>
          <w:p w14:paraId="1E8BB82B" w14:textId="77777777" w:rsidR="007D4E4D" w:rsidRDefault="007D4E4D" w:rsidP="00D561E7">
            <w:pPr>
              <w:pStyle w:val="Compact"/>
            </w:pPr>
            <w:r>
              <w:t>CGI severe</w:t>
            </w:r>
          </w:p>
        </w:tc>
        <w:tc>
          <w:tcPr>
            <w:tcW w:w="0" w:type="auto"/>
          </w:tcPr>
          <w:p w14:paraId="71250E8D" w14:textId="77777777" w:rsidR="007D4E4D" w:rsidRDefault="007D4E4D" w:rsidP="00D561E7">
            <w:pPr>
              <w:pStyle w:val="Compact"/>
              <w:jc w:val="right"/>
            </w:pPr>
            <w:r>
              <w:t>-3,147·17</w:t>
            </w:r>
          </w:p>
          <w:p w14:paraId="35AC3B9F" w14:textId="77777777" w:rsidR="007D4E4D" w:rsidRDefault="007D4E4D" w:rsidP="00D561E7">
            <w:pPr>
              <w:pStyle w:val="Compact"/>
              <w:jc w:val="right"/>
            </w:pPr>
            <w:r>
              <w:t>(-11,435·23–4,149·28)</w:t>
            </w:r>
          </w:p>
        </w:tc>
        <w:tc>
          <w:tcPr>
            <w:tcW w:w="0" w:type="auto"/>
          </w:tcPr>
          <w:p w14:paraId="2B781B1B" w14:textId="77777777" w:rsidR="007D4E4D" w:rsidRDefault="007D4E4D" w:rsidP="00D561E7">
            <w:pPr>
              <w:pStyle w:val="Compact"/>
              <w:jc w:val="right"/>
            </w:pPr>
            <w:r>
              <w:t>0·05</w:t>
            </w:r>
          </w:p>
          <w:p w14:paraId="39B49434" w14:textId="77777777" w:rsidR="007D4E4D" w:rsidRDefault="007D4E4D" w:rsidP="00D561E7">
            <w:pPr>
              <w:pStyle w:val="Compact"/>
              <w:jc w:val="right"/>
            </w:pPr>
            <w:r>
              <w:t>(-0·01–0·11)</w:t>
            </w:r>
          </w:p>
        </w:tc>
        <w:tc>
          <w:tcPr>
            <w:tcW w:w="0" w:type="auto"/>
          </w:tcPr>
          <w:p w14:paraId="5FA66DF9" w14:textId="77777777" w:rsidR="007D4E4D" w:rsidRDefault="007D4E4D" w:rsidP="00D561E7">
            <w:pPr>
              <w:pStyle w:val="Compact"/>
              <w:jc w:val="right"/>
            </w:pPr>
            <w:r>
              <w:t>4,135·96</w:t>
            </w:r>
          </w:p>
          <w:p w14:paraId="0ED5D68E" w14:textId="77777777" w:rsidR="007D4E4D" w:rsidRDefault="007D4E4D" w:rsidP="00D561E7">
            <w:pPr>
              <w:pStyle w:val="Compact"/>
              <w:jc w:val="right"/>
            </w:pPr>
            <w:r>
              <w:t>(-3,261·84–12,391·22)</w:t>
            </w:r>
          </w:p>
        </w:tc>
        <w:tc>
          <w:tcPr>
            <w:tcW w:w="0" w:type="auto"/>
          </w:tcPr>
          <w:p w14:paraId="3C94CB0C" w14:textId="77777777" w:rsidR="007D4E4D" w:rsidRDefault="007D4E4D" w:rsidP="00D561E7">
            <w:pPr>
              <w:pStyle w:val="Compact"/>
              <w:jc w:val="right"/>
            </w:pPr>
            <w:r>
              <w:t>4,630·35</w:t>
            </w:r>
          </w:p>
          <w:p w14:paraId="333E4D72" w14:textId="77777777" w:rsidR="007D4E4D" w:rsidRDefault="007D4E4D" w:rsidP="00D561E7">
            <w:pPr>
              <w:pStyle w:val="Compact"/>
              <w:jc w:val="right"/>
            </w:pPr>
            <w:r>
              <w:t>(-2,875·76–12,981·96)</w:t>
            </w:r>
          </w:p>
        </w:tc>
        <w:tc>
          <w:tcPr>
            <w:tcW w:w="0" w:type="auto"/>
          </w:tcPr>
          <w:p w14:paraId="782DF031" w14:textId="77777777" w:rsidR="007D4E4D" w:rsidRDefault="007D4E4D" w:rsidP="00D561E7">
            <w:pPr>
              <w:pStyle w:val="Compact"/>
              <w:jc w:val="right"/>
            </w:pPr>
            <w:r>
              <w:t>Dominant</w:t>
            </w:r>
          </w:p>
        </w:tc>
      </w:tr>
      <w:tr w:rsidR="007D4E4D" w14:paraId="4B0C2440" w14:textId="77777777" w:rsidTr="00D561E7">
        <w:trPr>
          <w:jc w:val="center"/>
        </w:trPr>
        <w:tc>
          <w:tcPr>
            <w:tcW w:w="0" w:type="auto"/>
          </w:tcPr>
          <w:p w14:paraId="4CFEBD52" w14:textId="77777777" w:rsidR="007D4E4D" w:rsidRDefault="007D4E4D" w:rsidP="00D561E7">
            <w:pPr>
              <w:pStyle w:val="Compact"/>
            </w:pPr>
            <w:r>
              <w:t>Cocaine use</w:t>
            </w:r>
          </w:p>
        </w:tc>
        <w:tc>
          <w:tcPr>
            <w:tcW w:w="0" w:type="auto"/>
          </w:tcPr>
          <w:p w14:paraId="63B1C25C" w14:textId="77777777" w:rsidR="007D4E4D" w:rsidRDefault="007D4E4D" w:rsidP="00D561E7">
            <w:pPr>
              <w:pStyle w:val="Compact"/>
              <w:jc w:val="right"/>
            </w:pPr>
            <w:r>
              <w:t>3,062·34</w:t>
            </w:r>
          </w:p>
          <w:p w14:paraId="357A3FE1" w14:textId="77777777" w:rsidR="007D4E4D" w:rsidRDefault="007D4E4D" w:rsidP="00D561E7">
            <w:pPr>
              <w:pStyle w:val="Compact"/>
              <w:jc w:val="right"/>
            </w:pPr>
            <w:r>
              <w:t>(-3,552·56–10,435·21)</w:t>
            </w:r>
          </w:p>
        </w:tc>
        <w:tc>
          <w:tcPr>
            <w:tcW w:w="0" w:type="auto"/>
          </w:tcPr>
          <w:p w14:paraId="2DF16944" w14:textId="77777777" w:rsidR="007D4E4D" w:rsidRDefault="007D4E4D" w:rsidP="00D561E7">
            <w:pPr>
              <w:pStyle w:val="Compact"/>
              <w:jc w:val="right"/>
            </w:pPr>
            <w:r>
              <w:t>0·02</w:t>
            </w:r>
          </w:p>
          <w:p w14:paraId="216016F8" w14:textId="77777777" w:rsidR="007D4E4D" w:rsidRDefault="007D4E4D" w:rsidP="00D561E7">
            <w:pPr>
              <w:pStyle w:val="Compact"/>
              <w:jc w:val="right"/>
            </w:pPr>
            <w:r>
              <w:t>(-0·03–0·08)</w:t>
            </w:r>
          </w:p>
        </w:tc>
        <w:tc>
          <w:tcPr>
            <w:tcW w:w="0" w:type="auto"/>
          </w:tcPr>
          <w:p w14:paraId="7E5DE395" w14:textId="77777777" w:rsidR="007D4E4D" w:rsidRDefault="007D4E4D" w:rsidP="00D561E7">
            <w:pPr>
              <w:pStyle w:val="Compact"/>
              <w:jc w:val="right"/>
            </w:pPr>
            <w:r>
              <w:t>-2,623·20</w:t>
            </w:r>
          </w:p>
          <w:p w14:paraId="72F0D3DF" w14:textId="77777777" w:rsidR="007D4E4D" w:rsidRDefault="007D4E4D" w:rsidP="00D561E7">
            <w:pPr>
              <w:pStyle w:val="Compact"/>
              <w:jc w:val="right"/>
            </w:pPr>
            <w:r>
              <w:t>(-10,022·54–4,043·81)</w:t>
            </w:r>
          </w:p>
        </w:tc>
        <w:tc>
          <w:tcPr>
            <w:tcW w:w="0" w:type="auto"/>
          </w:tcPr>
          <w:p w14:paraId="1BFCFEE3" w14:textId="77777777" w:rsidR="007D4E4D" w:rsidRDefault="007D4E4D" w:rsidP="00D561E7">
            <w:pPr>
              <w:pStyle w:val="Compact"/>
              <w:jc w:val="right"/>
            </w:pPr>
            <w:r>
              <w:t>-2,403·63</w:t>
            </w:r>
          </w:p>
          <w:p w14:paraId="53CAFB18" w14:textId="77777777" w:rsidR="007D4E4D" w:rsidRDefault="007D4E4D" w:rsidP="00D561E7">
            <w:pPr>
              <w:pStyle w:val="Compact"/>
              <w:jc w:val="right"/>
            </w:pPr>
            <w:r>
              <w:t>(-9,821·41–4,407·43)</w:t>
            </w:r>
          </w:p>
        </w:tc>
        <w:tc>
          <w:tcPr>
            <w:tcW w:w="0" w:type="auto"/>
          </w:tcPr>
          <w:p w14:paraId="2D0F9D23" w14:textId="77777777" w:rsidR="007D4E4D" w:rsidRDefault="007D4E4D" w:rsidP="00D561E7">
            <w:pPr>
              <w:pStyle w:val="Compact"/>
              <w:jc w:val="right"/>
            </w:pPr>
            <w:r>
              <w:t>139,469</w:t>
            </w:r>
          </w:p>
        </w:tc>
      </w:tr>
      <w:tr w:rsidR="007D4E4D" w14:paraId="0551631E" w14:textId="77777777" w:rsidTr="00D561E7">
        <w:trPr>
          <w:jc w:val="center"/>
        </w:trPr>
        <w:tc>
          <w:tcPr>
            <w:tcW w:w="0" w:type="auto"/>
            <w:tcBorders>
              <w:bottom w:val="single" w:sz="4" w:space="0" w:color="auto"/>
            </w:tcBorders>
          </w:tcPr>
          <w:p w14:paraId="2BD7919B" w14:textId="77777777" w:rsidR="007D4E4D" w:rsidRDefault="007D4E4D" w:rsidP="00D561E7">
            <w:pPr>
              <w:pStyle w:val="Compact"/>
            </w:pPr>
            <w:r>
              <w:t>Current episode &gt; 28 days</w:t>
            </w:r>
          </w:p>
        </w:tc>
        <w:tc>
          <w:tcPr>
            <w:tcW w:w="0" w:type="auto"/>
            <w:tcBorders>
              <w:bottom w:val="single" w:sz="4" w:space="0" w:color="auto"/>
            </w:tcBorders>
          </w:tcPr>
          <w:p w14:paraId="07F99F6F" w14:textId="77777777" w:rsidR="007D4E4D" w:rsidRDefault="007D4E4D" w:rsidP="00D561E7">
            <w:pPr>
              <w:pStyle w:val="Compact"/>
              <w:jc w:val="right"/>
            </w:pPr>
            <w:r>
              <w:t>-102·46</w:t>
            </w:r>
          </w:p>
          <w:p w14:paraId="0E661AAD" w14:textId="77777777" w:rsidR="007D4E4D" w:rsidRDefault="007D4E4D" w:rsidP="00D561E7">
            <w:pPr>
              <w:pStyle w:val="Compact"/>
              <w:jc w:val="right"/>
            </w:pPr>
            <w:r>
              <w:t>(-4,367·89–3,369·50)</w:t>
            </w:r>
          </w:p>
        </w:tc>
        <w:tc>
          <w:tcPr>
            <w:tcW w:w="0" w:type="auto"/>
            <w:tcBorders>
              <w:bottom w:val="single" w:sz="4" w:space="0" w:color="auto"/>
            </w:tcBorders>
          </w:tcPr>
          <w:p w14:paraId="7E1A1EE8" w14:textId="77777777" w:rsidR="007D4E4D" w:rsidRDefault="007D4E4D" w:rsidP="00D561E7">
            <w:pPr>
              <w:pStyle w:val="Compact"/>
              <w:jc w:val="right"/>
            </w:pPr>
            <w:r>
              <w:t>0·02</w:t>
            </w:r>
          </w:p>
          <w:p w14:paraId="4B20B619" w14:textId="77777777" w:rsidR="007D4E4D" w:rsidRDefault="007D4E4D" w:rsidP="00D561E7">
            <w:pPr>
              <w:pStyle w:val="Compact"/>
              <w:jc w:val="right"/>
            </w:pPr>
            <w:r>
              <w:t>(-0·01–0·05)</w:t>
            </w:r>
          </w:p>
        </w:tc>
        <w:tc>
          <w:tcPr>
            <w:tcW w:w="0" w:type="auto"/>
            <w:tcBorders>
              <w:bottom w:val="single" w:sz="4" w:space="0" w:color="auto"/>
            </w:tcBorders>
          </w:tcPr>
          <w:p w14:paraId="40F6B4D3" w14:textId="77777777" w:rsidR="007D4E4D" w:rsidRDefault="007D4E4D" w:rsidP="00D561E7">
            <w:pPr>
              <w:pStyle w:val="Compact"/>
              <w:jc w:val="right"/>
            </w:pPr>
            <w:r>
              <w:t>575·68</w:t>
            </w:r>
          </w:p>
          <w:p w14:paraId="5383D107" w14:textId="77777777" w:rsidR="007D4E4D" w:rsidRDefault="007D4E4D" w:rsidP="00D561E7">
            <w:pPr>
              <w:pStyle w:val="Compact"/>
              <w:jc w:val="right"/>
            </w:pPr>
            <w:r>
              <w:t>(-2,925·52–4,850·37)</w:t>
            </w:r>
          </w:p>
        </w:tc>
        <w:tc>
          <w:tcPr>
            <w:tcW w:w="0" w:type="auto"/>
            <w:tcBorders>
              <w:bottom w:val="single" w:sz="4" w:space="0" w:color="auto"/>
            </w:tcBorders>
          </w:tcPr>
          <w:p w14:paraId="02F6D33C" w14:textId="77777777" w:rsidR="007D4E4D" w:rsidRDefault="007D4E4D" w:rsidP="00D561E7">
            <w:pPr>
              <w:pStyle w:val="Compact"/>
              <w:jc w:val="right"/>
            </w:pPr>
            <w:r>
              <w:t>812·29</w:t>
            </w:r>
          </w:p>
          <w:p w14:paraId="52126888" w14:textId="77777777" w:rsidR="007D4E4D" w:rsidRDefault="007D4E4D" w:rsidP="00D561E7">
            <w:pPr>
              <w:pStyle w:val="Compact"/>
              <w:jc w:val="right"/>
            </w:pPr>
            <w:r>
              <w:t>(-2,779·29–5,088·91)</w:t>
            </w:r>
          </w:p>
        </w:tc>
        <w:tc>
          <w:tcPr>
            <w:tcW w:w="0" w:type="auto"/>
            <w:tcBorders>
              <w:bottom w:val="single" w:sz="4" w:space="0" w:color="auto"/>
            </w:tcBorders>
          </w:tcPr>
          <w:p w14:paraId="27410B0B" w14:textId="77777777" w:rsidR="007D4E4D" w:rsidRDefault="007D4E4D" w:rsidP="00D561E7">
            <w:pPr>
              <w:pStyle w:val="Compact"/>
              <w:jc w:val="right"/>
            </w:pPr>
            <w:r>
              <w:t>Dominant</w:t>
            </w:r>
          </w:p>
        </w:tc>
      </w:tr>
      <w:bookmarkEnd w:id="59"/>
    </w:tbl>
    <w:p w14:paraId="1E541944" w14:textId="77777777" w:rsidR="007D4E4D" w:rsidRDefault="007D4E4D" w:rsidP="007D4E4D"/>
    <w:p w14:paraId="4C51C9B3" w14:textId="29446E30" w:rsidR="00736ECF" w:rsidRDefault="00736ECF" w:rsidP="00736ECF">
      <w:pPr>
        <w:pStyle w:val="Heading2"/>
      </w:pPr>
      <w:r>
        <w:t>2.3 Discussion</w:t>
      </w:r>
      <w:bookmarkEnd w:id="57"/>
    </w:p>
    <w:p w14:paraId="78B3B9A8" w14:textId="77777777" w:rsidR="00736ECF" w:rsidRDefault="00736ECF" w:rsidP="00736ECF">
      <w:pPr>
        <w:pStyle w:val="FirstParagraph"/>
      </w:pPr>
      <w:r>
        <w:t>The results of the cost-utility analysis suggest that using BUP-XR to treat opioid-use disorder is more costly than standard care oral medication and is associated with higher QALY gains. However, under base case assumptions, regardless of the perspective taken, BUP-XR was not cost-effective when compared to SoC at the WTP thresholds of £20k and £30k per QALY usually used by NICE in technology appraisals.</w:t>
      </w:r>
      <w:r>
        <w:rPr>
          <w:vertAlign w:val="superscript"/>
        </w:rPr>
        <w:t>19</w:t>
      </w:r>
      <w:r>
        <w:t xml:space="preserve"> This finding was robust in all except one of the sensitivity and scenario analyses, in the scenario where both oral medication acquisition and dispensing costs were high for all standard care participants the ICER for BUP-XR was &lt;£30k per QALY gained. When considering patient subgroups, BUP-XR dominated SoC for patients who were either rated “Moderate-Extremely severe” on the CGI-S or whose current episode has lasted more than 28 days.</w:t>
      </w:r>
    </w:p>
    <w:p w14:paraId="21E655DF" w14:textId="77777777" w:rsidR="00736ECF" w:rsidRDefault="00736ECF" w:rsidP="00736ECF">
      <w:pPr>
        <w:pStyle w:val="BodyText"/>
      </w:pPr>
      <w:r>
        <w:t>The results show that there is considerable uncertainty in the estimates of cost-effectiveness. Indeed, within the scenarios conducted from a societal cost perspective, the range of ICERs was ~£40,000 per QALY gained.</w:t>
      </w:r>
    </w:p>
    <w:p w14:paraId="6DA579C3" w14:textId="22A1EA8E" w:rsidR="00736ECF" w:rsidRDefault="00736ECF" w:rsidP="00736ECF">
      <w:pPr>
        <w:pStyle w:val="BodyText"/>
      </w:pPr>
      <w:r>
        <w:t>Based on the unadjusted imputed data and the univariate sensitivity analyses, the higher costs in the BUP-XR group are driven largely by the higher trial and concomitant medication costs. Previous studies of treatments for opioid-use disorder have suggested that their economic benefits result from reduced crime and victim of crime costs.</w:t>
      </w:r>
      <w:r>
        <w:rPr>
          <w:vertAlign w:val="superscript"/>
        </w:rPr>
        <w:t>4,5,37</w:t>
      </w:r>
      <w:r>
        <w:t xml:space="preserve"> In the present study, the BUP-XR group was associated with lower overall criminal justice costs than the SoC group during the </w:t>
      </w:r>
      <w:r>
        <w:lastRenderedPageBreak/>
        <w:t>trial follow-up — however, these differences were not significant. Somewhat counter-intuitively, the scenario analyses suggest that including criminal justice costs reduce the probability of BUP-XR being cost-effective. This is due to imbalances in costs at baseline, where mean total observed costs for criminal justice were ~£310 lower for the BUP-XR group than the SoC group.</w:t>
      </w:r>
    </w:p>
    <w:p w14:paraId="003D291A" w14:textId="15AC0F09" w:rsidR="00736ECF" w:rsidRDefault="00736ECF" w:rsidP="00736ECF">
      <w:pPr>
        <w:pStyle w:val="BodyText"/>
      </w:pPr>
      <w:r>
        <w:t>The incremental QALYs are relatively small,</w:t>
      </w:r>
      <w:r>
        <w:rPr>
          <w:vertAlign w:val="superscript"/>
        </w:rPr>
        <w:t>38</w:t>
      </w:r>
      <w:r>
        <w:t xml:space="preserve"> however, this must be considered in the context of the eligible patient population. The EXPO inclusion criteria stated that patients must already be enrolled in either oral methadone or sublingual buprenorphine treatment and the baseline utility for EXPO participants was relatively high when compared to participants of other studies that also used the EQ-5D to measure utility in patients with opioid-use disorder</w:t>
      </w:r>
      <w:r>
        <w:rPr>
          <w:vertAlign w:val="superscript"/>
        </w:rPr>
        <w:t>4,5</w:t>
      </w:r>
      <w:r>
        <w:t xml:space="preserve"> although still lower than the age matched means in England.</w:t>
      </w:r>
      <w:r>
        <w:rPr>
          <w:vertAlign w:val="superscript"/>
        </w:rPr>
        <w:t>39</w:t>
      </w:r>
      <w:r>
        <w:t xml:space="preserve"> This may suggest that the EXPO participants were responding well to oral treatment and therefore had less room for improvement in utility than participants in previous trials that have found the intervention to be cost-effective. When considered alongside the subgroup analyses that show the treatment to be dominant for those rated as Moderate-Extremely-severe on the CGI, who also have a lower baseline utility </w:t>
      </w:r>
      <w:r w:rsidR="005E6B71" w:rsidRPr="005E6B71">
        <w:t>(ΔM=0·08, 95% CI [0·02,0·14], t(263·60)=2·55, p=0·011)</w:t>
      </w:r>
      <w:r>
        <w:t xml:space="preserve">, this </w:t>
      </w:r>
      <w:r>
        <w:rPr>
          <w:i/>
          <w:iCs/>
        </w:rPr>
        <w:t>post-hoc</w:t>
      </w:r>
      <w:r>
        <w:t xml:space="preserve"> hypothesis is plausible and parsimonious.</w:t>
      </w:r>
    </w:p>
    <w:p w14:paraId="455E7647" w14:textId="5927D08F" w:rsidR="00736ECF" w:rsidRDefault="00736ECF" w:rsidP="00736ECF">
      <w:pPr>
        <w:pStyle w:val="BodyText"/>
      </w:pPr>
      <w:r>
        <w:t>There were three main limitations to the economic analysis of the EXPO trial: the precision of the resource use measures, the levels of missing data in the SoC group (due to patient drop-out), and the length of follow-up period. The imprecision of the resource use measures allowed a range of costs to be considered under the societal perspective but was nonetheless a substantive source of uncertainty. Whilst our statistical methods accounted for this, the linkage of trial data with routinely collected data for health costs (e.g., using Hospital Episode Statistics [HES] data) and criminal justice costs (e.g., Police National Computer [PNC] data), would reduce parameter uncertainty and limit the potential impact of recall bias.</w:t>
      </w:r>
    </w:p>
    <w:p w14:paraId="53EC6599" w14:textId="77777777" w:rsidR="00736ECF" w:rsidRDefault="00736ECF" w:rsidP="00736ECF">
      <w:pPr>
        <w:pStyle w:val="BodyText"/>
      </w:pPr>
      <w:r>
        <w:t xml:space="preserve">The high-proportion of missing data in the SoC group due to trial drop-out adds to the uncertainty in the results, relying on the imputed data, and limited the methods for imputing data within the bootstrapped analysis. Including more variables </w:t>
      </w:r>
      <w:proofErr w:type="gramStart"/>
      <w:r>
        <w:t>makes the assumption</w:t>
      </w:r>
      <w:proofErr w:type="gramEnd"/>
      <w:r>
        <w:t xml:space="preserve"> that data is missing at random more plausible and violating this assumption would be a greater threat to the robustness of results than is posed by including trial group as a covariate instead of imputing by group.</w:t>
      </w:r>
      <w:r>
        <w:rPr>
          <w:vertAlign w:val="superscript"/>
        </w:rPr>
        <w:t>26</w:t>
      </w:r>
    </w:p>
    <w:p w14:paraId="2F0284B6" w14:textId="77777777" w:rsidR="00736ECF" w:rsidRDefault="00736ECF" w:rsidP="00736ECF">
      <w:pPr>
        <w:pStyle w:val="BodyText"/>
      </w:pPr>
      <w:r>
        <w:t>The 24-week trial period is similar to that in other randomised control trials for opioid-use disorder treatments.</w:t>
      </w:r>
      <w:r>
        <w:rPr>
          <w:vertAlign w:val="superscript"/>
        </w:rPr>
        <w:t>4,5,40</w:t>
      </w:r>
      <w:r>
        <w:t xml:space="preserve"> However, this may introduce time-horizon bias if the costs and effects are not realised within this period or extend beyond it. This may be a source of bias in the present study as the utility trajectory is different between the two treatment groups (i.e., utility increased over time in the BUP-XR group but reduced over time for the SoC group).</w:t>
      </w:r>
    </w:p>
    <w:p w14:paraId="0EAA03B3" w14:textId="77777777" w:rsidR="00736ECF" w:rsidRDefault="00736ECF" w:rsidP="00736ECF">
      <w:pPr>
        <w:pStyle w:val="BodyText"/>
      </w:pPr>
      <w:r>
        <w:t>The EXPO trial is the first to compare an extended-release form of injectable buprenorphine with existing treatments for opioid-use disorder and collect data for a health economic analysis alongside clinical-effectiveness. Consequently, there is little empirical evidence regarding the cost-effectiveness of extended-release forms of injectable buprenorphine. There has been one previous direct comparison of an injectable buprenorphine product with oral buprenorphine/naloxone, however, this trial did not collect cost or quality of life data.</w:t>
      </w:r>
      <w:r>
        <w:rPr>
          <w:vertAlign w:val="superscript"/>
        </w:rPr>
        <w:t>40</w:t>
      </w:r>
      <w:r>
        <w:t xml:space="preserve"> In addition, the trial did not mirror UK practice.</w:t>
      </w:r>
      <w:r>
        <w:rPr>
          <w:vertAlign w:val="superscript"/>
        </w:rPr>
        <w:t>41</w:t>
      </w:r>
    </w:p>
    <w:p w14:paraId="2B5CABBE" w14:textId="1BC38A1A" w:rsidR="00736ECF" w:rsidRDefault="00736ECF" w:rsidP="00736ECF">
      <w:pPr>
        <w:pStyle w:val="BodyText"/>
      </w:pPr>
      <w:r>
        <w:t>Buvidal®, another extended-release injectable buprenorphine product has been assessed in the UK by the All Wales Medicines Strategy Group and the Scottish Medicines Consortium. It is approved in Wales as a treatment option for opioid dependence.</w:t>
      </w:r>
      <w:r>
        <w:rPr>
          <w:vertAlign w:val="superscript"/>
        </w:rPr>
        <w:t>42</w:t>
      </w:r>
      <w:r>
        <w:t xml:space="preserve"> However, in the health technology assessment, cost-savings were assumed based on clinical expert opinion in the absence of published evidence and the comparator was oral buprenorphine/naloxone, which </w:t>
      </w:r>
      <w:proofErr w:type="spellStart"/>
      <w:r>
        <w:t>as</w:t>
      </w:r>
      <w:proofErr w:type="spellEnd"/>
      <w:r>
        <w:t xml:space="preserve"> shown above is more expensive than buprenorphine </w:t>
      </w:r>
      <w:hyperlink w:anchor="fig-bup-price-changes">
        <w:r>
          <w:rPr>
            <w:rStyle w:val="Hyperlink"/>
          </w:rPr>
          <w:t>Figure S2.1</w:t>
        </w:r>
      </w:hyperlink>
      <w:r>
        <w:t xml:space="preserve">. Further, the assessment </w:t>
      </w:r>
      <w:r>
        <w:lastRenderedPageBreak/>
        <w:t>notes that utilities were derived from published literature and may “introduce bias of an unknown extent.”</w:t>
      </w:r>
      <w:r>
        <w:rPr>
          <w:vertAlign w:val="superscript"/>
        </w:rPr>
        <w:t>42</w:t>
      </w:r>
    </w:p>
    <w:p w14:paraId="1D3556F7" w14:textId="77777777" w:rsidR="00736ECF" w:rsidRDefault="00736ECF" w:rsidP="00736ECF">
      <w:pPr>
        <w:pStyle w:val="BodyText"/>
      </w:pPr>
      <w:r>
        <w:t>A similar assessment in Scotland approved Buvidal® for use in patients for whom oral methadone is not suitable.</w:t>
      </w:r>
      <w:r>
        <w:rPr>
          <w:vertAlign w:val="superscript"/>
        </w:rPr>
        <w:t>43</w:t>
      </w:r>
      <w:r>
        <w:t xml:space="preserve"> This assessment was based on a Markov-model based analysis, with a one-year time horizon. Utilities were not considered in their analysis (i.e., equal outcomes were assumed); costs were limited to medicine acquisition, administration/pharmacy, and other health resource use; and buprenorphine/naloxone was used as the comparator.</w:t>
      </w:r>
      <w:r>
        <w:rPr>
          <w:vertAlign w:val="superscript"/>
        </w:rPr>
        <w:t>43</w:t>
      </w:r>
      <w:r>
        <w:t xml:space="preserve"> In the base case, Buvidal® was considered cost-saving (-£140), however, changing the comparator from buprenorphine/naloxone to buprenorphine reversed this, with an incremental cost of £213.</w:t>
      </w:r>
    </w:p>
    <w:p w14:paraId="22560B63" w14:textId="77777777" w:rsidR="00736ECF" w:rsidRDefault="00736ECF" w:rsidP="00736ECF">
      <w:pPr>
        <w:pStyle w:val="BodyText"/>
      </w:pPr>
      <w:r>
        <w:t>The results presented in this report based on the analysis of data from the EXPO trial suggest that BUP-XR is not cost-effective at the indicative price, as a maintenance therapy for patients with opioid-use disorder unless they are rated moderate or higher on the CGI-S or their current episode has lasted more than 28 days.</w:t>
      </w:r>
    </w:p>
    <w:p w14:paraId="59FF9DA5" w14:textId="77777777" w:rsidR="00736ECF" w:rsidRDefault="00736ECF" w:rsidP="00736ECF">
      <w:pPr>
        <w:pStyle w:val="Heading2"/>
      </w:pPr>
      <w:bookmarkStart w:id="60" w:name="_Toc139807272"/>
      <w:bookmarkStart w:id="61" w:name="package-citations"/>
      <w:bookmarkEnd w:id="58"/>
      <w:r>
        <w:t>2.4 Package citations</w:t>
      </w:r>
      <w:bookmarkEnd w:id="60"/>
    </w:p>
    <w:p w14:paraId="3E4FA420" w14:textId="77777777" w:rsidR="00736ECF" w:rsidRDefault="00736ECF" w:rsidP="00736ECF">
      <w:pPr>
        <w:pStyle w:val="FirstParagraph"/>
      </w:pPr>
      <w:r>
        <w:t xml:space="preserve">We used </w:t>
      </w:r>
      <w:proofErr w:type="spellStart"/>
      <w:r>
        <w:t>R</w:t>
      </w:r>
      <w:r>
        <w:rPr>
          <w:vertAlign w:val="superscript"/>
        </w:rPr>
        <w:t>Version</w:t>
      </w:r>
      <w:proofErr w:type="spellEnd"/>
      <w:r>
        <w:rPr>
          <w:vertAlign w:val="superscript"/>
        </w:rPr>
        <w:t xml:space="preserve"> 4.3.1; 44</w:t>
      </w:r>
      <w:r>
        <w:t xml:space="preserve"> and the R-packages </w:t>
      </w:r>
      <w:proofErr w:type="spellStart"/>
      <w:r>
        <w:rPr>
          <w:i/>
          <w:iCs/>
        </w:rPr>
        <w:t>Amelia</w:t>
      </w:r>
      <w:r>
        <w:rPr>
          <w:vertAlign w:val="superscript"/>
        </w:rPr>
        <w:t>Version</w:t>
      </w:r>
      <w:proofErr w:type="spellEnd"/>
      <w:r>
        <w:rPr>
          <w:vertAlign w:val="superscript"/>
        </w:rPr>
        <w:t xml:space="preserve"> 1.8.1; 45</w:t>
      </w:r>
      <w:r>
        <w:t xml:space="preserve">, </w:t>
      </w:r>
      <w:proofErr w:type="spellStart"/>
      <w:r>
        <w:rPr>
          <w:i/>
          <w:iCs/>
        </w:rPr>
        <w:t>broom</w:t>
      </w:r>
      <w:r>
        <w:rPr>
          <w:vertAlign w:val="superscript"/>
        </w:rPr>
        <w:t>Version</w:t>
      </w:r>
      <w:proofErr w:type="spellEnd"/>
      <w:r>
        <w:rPr>
          <w:vertAlign w:val="superscript"/>
        </w:rPr>
        <w:t xml:space="preserve"> 1.0.5; 46,47</w:t>
      </w:r>
      <w:r>
        <w:t xml:space="preserve">, </w:t>
      </w:r>
      <w:proofErr w:type="spellStart"/>
      <w:r>
        <w:rPr>
          <w:i/>
          <w:iCs/>
        </w:rPr>
        <w:t>broom.mixed</w:t>
      </w:r>
      <w:r>
        <w:rPr>
          <w:vertAlign w:val="superscript"/>
        </w:rPr>
        <w:t>Version</w:t>
      </w:r>
      <w:proofErr w:type="spellEnd"/>
      <w:r>
        <w:rPr>
          <w:vertAlign w:val="superscript"/>
        </w:rPr>
        <w:t xml:space="preserve"> 0.2.9.4; 47</w:t>
      </w:r>
      <w:r>
        <w:t xml:space="preserve">, </w:t>
      </w:r>
      <w:proofErr w:type="spellStart"/>
      <w:r>
        <w:rPr>
          <w:i/>
          <w:iCs/>
        </w:rPr>
        <w:t>car</w:t>
      </w:r>
      <w:r>
        <w:rPr>
          <w:vertAlign w:val="superscript"/>
        </w:rPr>
        <w:t>Version</w:t>
      </w:r>
      <w:proofErr w:type="spellEnd"/>
      <w:r>
        <w:rPr>
          <w:vertAlign w:val="superscript"/>
        </w:rPr>
        <w:t xml:space="preserve"> 3.1.2; 48,49</w:t>
      </w:r>
      <w:r>
        <w:t xml:space="preserve">, </w:t>
      </w:r>
      <w:proofErr w:type="spellStart"/>
      <w:r>
        <w:rPr>
          <w:i/>
          <w:iCs/>
        </w:rPr>
        <w:t>carData</w:t>
      </w:r>
      <w:r>
        <w:rPr>
          <w:vertAlign w:val="superscript"/>
        </w:rPr>
        <w:t>Version</w:t>
      </w:r>
      <w:proofErr w:type="spellEnd"/>
      <w:r>
        <w:rPr>
          <w:vertAlign w:val="superscript"/>
        </w:rPr>
        <w:t xml:space="preserve"> 3.0.5; 49</w:t>
      </w:r>
      <w:r>
        <w:t xml:space="preserve">, </w:t>
      </w:r>
      <w:proofErr w:type="spellStart"/>
      <w:r>
        <w:rPr>
          <w:i/>
          <w:iCs/>
        </w:rPr>
        <w:t>coxed</w:t>
      </w:r>
      <w:r>
        <w:rPr>
          <w:vertAlign w:val="superscript"/>
        </w:rPr>
        <w:t>Version</w:t>
      </w:r>
      <w:proofErr w:type="spellEnd"/>
      <w:r>
        <w:rPr>
          <w:vertAlign w:val="superscript"/>
        </w:rPr>
        <w:t xml:space="preserve"> 0.3.3; 50</w:t>
      </w:r>
      <w:r>
        <w:t xml:space="preserve">, </w:t>
      </w:r>
      <w:proofErr w:type="spellStart"/>
      <w:r>
        <w:rPr>
          <w:i/>
          <w:iCs/>
        </w:rPr>
        <w:t>dplyr</w:t>
      </w:r>
      <w:r>
        <w:rPr>
          <w:vertAlign w:val="superscript"/>
        </w:rPr>
        <w:t>Version</w:t>
      </w:r>
      <w:proofErr w:type="spellEnd"/>
      <w:r>
        <w:rPr>
          <w:vertAlign w:val="superscript"/>
        </w:rPr>
        <w:t xml:space="preserve"> 1.1.2; 51</w:t>
      </w:r>
      <w:r>
        <w:t xml:space="preserve">, </w:t>
      </w:r>
      <w:r>
        <w:rPr>
          <w:i/>
          <w:iCs/>
        </w:rPr>
        <w:t>eq5d</w:t>
      </w:r>
      <w:r>
        <w:rPr>
          <w:vertAlign w:val="superscript"/>
        </w:rPr>
        <w:t>Version 0.14.0; 52</w:t>
      </w:r>
      <w:r>
        <w:t xml:space="preserve">, </w:t>
      </w:r>
      <w:proofErr w:type="spellStart"/>
      <w:r>
        <w:rPr>
          <w:i/>
          <w:iCs/>
        </w:rPr>
        <w:t>forcats</w:t>
      </w:r>
      <w:r>
        <w:rPr>
          <w:vertAlign w:val="superscript"/>
        </w:rPr>
        <w:t>Version</w:t>
      </w:r>
      <w:proofErr w:type="spellEnd"/>
      <w:r>
        <w:rPr>
          <w:vertAlign w:val="superscript"/>
        </w:rPr>
        <w:t xml:space="preserve"> 1.0.0; 53</w:t>
      </w:r>
      <w:r>
        <w:t xml:space="preserve">, </w:t>
      </w:r>
      <w:proofErr w:type="spellStart"/>
      <w:r>
        <w:rPr>
          <w:i/>
          <w:iCs/>
        </w:rPr>
        <w:t>furrr</w:t>
      </w:r>
      <w:r>
        <w:rPr>
          <w:vertAlign w:val="superscript"/>
        </w:rPr>
        <w:t>Version</w:t>
      </w:r>
      <w:proofErr w:type="spellEnd"/>
      <w:r>
        <w:rPr>
          <w:vertAlign w:val="superscript"/>
        </w:rPr>
        <w:t xml:space="preserve"> 0.3.1; 54</w:t>
      </w:r>
      <w:r>
        <w:t xml:space="preserve">, </w:t>
      </w:r>
      <w:r>
        <w:rPr>
          <w:i/>
          <w:iCs/>
        </w:rPr>
        <w:t>ggplot2</w:t>
      </w:r>
      <w:r>
        <w:rPr>
          <w:vertAlign w:val="superscript"/>
        </w:rPr>
        <w:t>Version 3.4.2; 55</w:t>
      </w:r>
      <w:r>
        <w:t xml:space="preserve">, </w:t>
      </w:r>
      <w:proofErr w:type="spellStart"/>
      <w:r>
        <w:rPr>
          <w:i/>
          <w:iCs/>
        </w:rPr>
        <w:t>haven</w:t>
      </w:r>
      <w:r>
        <w:rPr>
          <w:vertAlign w:val="superscript"/>
        </w:rPr>
        <w:t>Version</w:t>
      </w:r>
      <w:proofErr w:type="spellEnd"/>
      <w:r>
        <w:rPr>
          <w:vertAlign w:val="superscript"/>
        </w:rPr>
        <w:t xml:space="preserve"> 2.5.2; 56</w:t>
      </w:r>
      <w:r>
        <w:t xml:space="preserve">, </w:t>
      </w:r>
      <w:proofErr w:type="spellStart"/>
      <w:r>
        <w:rPr>
          <w:i/>
          <w:iCs/>
        </w:rPr>
        <w:t>Hmisc</w:t>
      </w:r>
      <w:r>
        <w:rPr>
          <w:vertAlign w:val="superscript"/>
        </w:rPr>
        <w:t>Version</w:t>
      </w:r>
      <w:proofErr w:type="spellEnd"/>
      <w:r>
        <w:rPr>
          <w:vertAlign w:val="superscript"/>
        </w:rPr>
        <w:t xml:space="preserve"> 5.1.0; 57</w:t>
      </w:r>
      <w:r>
        <w:t xml:space="preserve">, </w:t>
      </w:r>
      <w:proofErr w:type="spellStart"/>
      <w:r>
        <w:rPr>
          <w:i/>
          <w:iCs/>
        </w:rPr>
        <w:t>janitor</w:t>
      </w:r>
      <w:r>
        <w:rPr>
          <w:vertAlign w:val="superscript"/>
        </w:rPr>
        <w:t>Version</w:t>
      </w:r>
      <w:proofErr w:type="spellEnd"/>
      <w:r>
        <w:rPr>
          <w:vertAlign w:val="superscript"/>
        </w:rPr>
        <w:t xml:space="preserve"> 2.2.0; 58</w:t>
      </w:r>
      <w:r>
        <w:t xml:space="preserve">, </w:t>
      </w:r>
      <w:proofErr w:type="spellStart"/>
      <w:r>
        <w:rPr>
          <w:i/>
          <w:iCs/>
        </w:rPr>
        <w:t>kableExtra</w:t>
      </w:r>
      <w:r>
        <w:rPr>
          <w:vertAlign w:val="superscript"/>
        </w:rPr>
        <w:t>Version</w:t>
      </w:r>
      <w:proofErr w:type="spellEnd"/>
      <w:r>
        <w:rPr>
          <w:vertAlign w:val="superscript"/>
        </w:rPr>
        <w:t xml:space="preserve"> 1.3.4; 59</w:t>
      </w:r>
      <w:r>
        <w:t xml:space="preserve">, </w:t>
      </w:r>
      <w:proofErr w:type="spellStart"/>
      <w:r>
        <w:rPr>
          <w:i/>
          <w:iCs/>
        </w:rPr>
        <w:t>knitr</w:t>
      </w:r>
      <w:r>
        <w:rPr>
          <w:vertAlign w:val="superscript"/>
        </w:rPr>
        <w:t>Version</w:t>
      </w:r>
      <w:proofErr w:type="spellEnd"/>
      <w:r>
        <w:rPr>
          <w:vertAlign w:val="superscript"/>
        </w:rPr>
        <w:t xml:space="preserve"> 1.43; 60</w:t>
      </w:r>
      <w:r>
        <w:t xml:space="preserve">, </w:t>
      </w:r>
      <w:r>
        <w:rPr>
          <w:i/>
          <w:iCs/>
        </w:rPr>
        <w:t>lme4</w:t>
      </w:r>
      <w:r>
        <w:rPr>
          <w:vertAlign w:val="superscript"/>
        </w:rPr>
        <w:t>Version 1.1.33; 61</w:t>
      </w:r>
      <w:r>
        <w:t xml:space="preserve">, </w:t>
      </w:r>
      <w:proofErr w:type="spellStart"/>
      <w:r>
        <w:rPr>
          <w:i/>
          <w:iCs/>
        </w:rPr>
        <w:t>lmtest</w:t>
      </w:r>
      <w:r>
        <w:rPr>
          <w:vertAlign w:val="superscript"/>
        </w:rPr>
        <w:t>Version</w:t>
      </w:r>
      <w:proofErr w:type="spellEnd"/>
      <w:r>
        <w:rPr>
          <w:vertAlign w:val="superscript"/>
        </w:rPr>
        <w:t xml:space="preserve"> 0.9.40; 62</w:t>
      </w:r>
      <w:r>
        <w:t xml:space="preserve">, </w:t>
      </w:r>
      <w:proofErr w:type="spellStart"/>
      <w:r>
        <w:rPr>
          <w:i/>
          <w:iCs/>
        </w:rPr>
        <w:t>lubridate</w:t>
      </w:r>
      <w:r>
        <w:rPr>
          <w:vertAlign w:val="superscript"/>
        </w:rPr>
        <w:t>Version</w:t>
      </w:r>
      <w:proofErr w:type="spellEnd"/>
      <w:r>
        <w:rPr>
          <w:vertAlign w:val="superscript"/>
        </w:rPr>
        <w:t xml:space="preserve"> 1.9.2; 63</w:t>
      </w:r>
      <w:r>
        <w:t xml:space="preserve">, </w:t>
      </w:r>
      <w:proofErr w:type="spellStart"/>
      <w:r>
        <w:rPr>
          <w:i/>
          <w:iCs/>
        </w:rPr>
        <w:t>Matrix</w:t>
      </w:r>
      <w:r>
        <w:rPr>
          <w:vertAlign w:val="superscript"/>
        </w:rPr>
        <w:t>Version</w:t>
      </w:r>
      <w:proofErr w:type="spellEnd"/>
      <w:r>
        <w:rPr>
          <w:vertAlign w:val="superscript"/>
        </w:rPr>
        <w:t xml:space="preserve"> 1.5.4.1; 64</w:t>
      </w:r>
      <w:r>
        <w:t xml:space="preserve">, </w:t>
      </w:r>
      <w:proofErr w:type="spellStart"/>
      <w:r>
        <w:rPr>
          <w:i/>
          <w:iCs/>
        </w:rPr>
        <w:t>mgcv</w:t>
      </w:r>
      <w:r>
        <w:rPr>
          <w:vertAlign w:val="superscript"/>
        </w:rPr>
        <w:t>Version</w:t>
      </w:r>
      <w:proofErr w:type="spellEnd"/>
      <w:r>
        <w:rPr>
          <w:vertAlign w:val="superscript"/>
        </w:rPr>
        <w:t xml:space="preserve"> 1.8.42; 65,66–68</w:t>
      </w:r>
      <w:r>
        <w:t xml:space="preserve">, </w:t>
      </w:r>
      <w:proofErr w:type="spellStart"/>
      <w:r>
        <w:rPr>
          <w:i/>
          <w:iCs/>
        </w:rPr>
        <w:t>mice</w:t>
      </w:r>
      <w:r>
        <w:rPr>
          <w:vertAlign w:val="superscript"/>
        </w:rPr>
        <w:t>Version</w:t>
      </w:r>
      <w:proofErr w:type="spellEnd"/>
      <w:r>
        <w:rPr>
          <w:vertAlign w:val="superscript"/>
        </w:rPr>
        <w:t xml:space="preserve"> 3.16.0; 69</w:t>
      </w:r>
      <w:r>
        <w:t xml:space="preserve">, </w:t>
      </w:r>
      <w:proofErr w:type="spellStart"/>
      <w:r>
        <w:rPr>
          <w:i/>
          <w:iCs/>
        </w:rPr>
        <w:t>MKinfer</w:t>
      </w:r>
      <w:r>
        <w:rPr>
          <w:vertAlign w:val="superscript"/>
        </w:rPr>
        <w:t>Version</w:t>
      </w:r>
      <w:proofErr w:type="spellEnd"/>
      <w:r>
        <w:rPr>
          <w:vertAlign w:val="superscript"/>
        </w:rPr>
        <w:t xml:space="preserve"> 1.1; 70</w:t>
      </w:r>
      <w:r>
        <w:t xml:space="preserve">, </w:t>
      </w:r>
      <w:proofErr w:type="spellStart"/>
      <w:r>
        <w:rPr>
          <w:i/>
          <w:iCs/>
        </w:rPr>
        <w:t>nlme</w:t>
      </w:r>
      <w:r>
        <w:rPr>
          <w:vertAlign w:val="superscript"/>
        </w:rPr>
        <w:t>Version</w:t>
      </w:r>
      <w:proofErr w:type="spellEnd"/>
      <w:r>
        <w:rPr>
          <w:vertAlign w:val="superscript"/>
        </w:rPr>
        <w:t xml:space="preserve"> 3.1.162; 71</w:t>
      </w:r>
      <w:r>
        <w:t xml:space="preserve">, </w:t>
      </w:r>
      <w:proofErr w:type="spellStart"/>
      <w:r>
        <w:rPr>
          <w:i/>
          <w:iCs/>
        </w:rPr>
        <w:t>purrr</w:t>
      </w:r>
      <w:r>
        <w:rPr>
          <w:vertAlign w:val="superscript"/>
        </w:rPr>
        <w:t>Version</w:t>
      </w:r>
      <w:proofErr w:type="spellEnd"/>
      <w:r>
        <w:rPr>
          <w:vertAlign w:val="superscript"/>
        </w:rPr>
        <w:t xml:space="preserve"> 1.0.1; 72</w:t>
      </w:r>
      <w:r>
        <w:t xml:space="preserve">, </w:t>
      </w:r>
      <w:proofErr w:type="spellStart"/>
      <w:r>
        <w:rPr>
          <w:i/>
          <w:iCs/>
        </w:rPr>
        <w:t>Rcpp</w:t>
      </w:r>
      <w:r>
        <w:rPr>
          <w:vertAlign w:val="superscript"/>
        </w:rPr>
        <w:t>Version</w:t>
      </w:r>
      <w:proofErr w:type="spellEnd"/>
      <w:r>
        <w:rPr>
          <w:vertAlign w:val="superscript"/>
        </w:rPr>
        <w:t xml:space="preserve"> 1.0.10; 73,74</w:t>
      </w:r>
      <w:r>
        <w:t xml:space="preserve">, </w:t>
      </w:r>
      <w:proofErr w:type="spellStart"/>
      <w:r>
        <w:rPr>
          <w:i/>
          <w:iCs/>
        </w:rPr>
        <w:t>readr</w:t>
      </w:r>
      <w:r>
        <w:rPr>
          <w:vertAlign w:val="superscript"/>
        </w:rPr>
        <w:t>Version</w:t>
      </w:r>
      <w:proofErr w:type="spellEnd"/>
      <w:r>
        <w:rPr>
          <w:vertAlign w:val="superscript"/>
        </w:rPr>
        <w:t xml:space="preserve"> 2.1.4; 75</w:t>
      </w:r>
      <w:r>
        <w:t xml:space="preserve">, </w:t>
      </w:r>
      <w:proofErr w:type="spellStart"/>
      <w:r>
        <w:rPr>
          <w:i/>
          <w:iCs/>
        </w:rPr>
        <w:t>readxl</w:t>
      </w:r>
      <w:r>
        <w:rPr>
          <w:vertAlign w:val="superscript"/>
        </w:rPr>
        <w:t>Version</w:t>
      </w:r>
      <w:proofErr w:type="spellEnd"/>
      <w:r>
        <w:rPr>
          <w:vertAlign w:val="superscript"/>
        </w:rPr>
        <w:t xml:space="preserve"> 1.4.2; 76</w:t>
      </w:r>
      <w:r>
        <w:t xml:space="preserve">, </w:t>
      </w:r>
      <w:r>
        <w:rPr>
          <w:i/>
          <w:iCs/>
        </w:rPr>
        <w:t>RJ-2021-048</w:t>
      </w:r>
      <w:r>
        <w:rPr>
          <w:vertAlign w:val="superscript"/>
        </w:rPr>
        <w:t>77</w:t>
      </w:r>
      <w:r>
        <w:t xml:space="preserve">, </w:t>
      </w:r>
      <w:proofErr w:type="spellStart"/>
      <w:r>
        <w:rPr>
          <w:i/>
          <w:iCs/>
        </w:rPr>
        <w:t>rms</w:t>
      </w:r>
      <w:r>
        <w:rPr>
          <w:vertAlign w:val="superscript"/>
        </w:rPr>
        <w:t>Version</w:t>
      </w:r>
      <w:proofErr w:type="spellEnd"/>
      <w:r>
        <w:rPr>
          <w:vertAlign w:val="superscript"/>
        </w:rPr>
        <w:t xml:space="preserve"> 6.7.0; 78</w:t>
      </w:r>
      <w:r>
        <w:t xml:space="preserve">, </w:t>
      </w:r>
      <w:proofErr w:type="spellStart"/>
      <w:r>
        <w:rPr>
          <w:i/>
          <w:iCs/>
        </w:rPr>
        <w:t>stringr</w:t>
      </w:r>
      <w:r>
        <w:rPr>
          <w:vertAlign w:val="superscript"/>
        </w:rPr>
        <w:t>Version</w:t>
      </w:r>
      <w:proofErr w:type="spellEnd"/>
      <w:r>
        <w:rPr>
          <w:vertAlign w:val="superscript"/>
        </w:rPr>
        <w:t xml:space="preserve"> 1.5.0; 79</w:t>
      </w:r>
      <w:r>
        <w:t xml:space="preserve">, </w:t>
      </w:r>
      <w:proofErr w:type="spellStart"/>
      <w:r>
        <w:rPr>
          <w:i/>
          <w:iCs/>
        </w:rPr>
        <w:t>survival</w:t>
      </w:r>
      <w:r>
        <w:rPr>
          <w:vertAlign w:val="superscript"/>
        </w:rPr>
        <w:t>Version</w:t>
      </w:r>
      <w:proofErr w:type="spellEnd"/>
      <w:r>
        <w:rPr>
          <w:vertAlign w:val="superscript"/>
        </w:rPr>
        <w:t xml:space="preserve"> 3.5.5; 80</w:t>
      </w:r>
      <w:r>
        <w:t xml:space="preserve">, </w:t>
      </w:r>
      <w:proofErr w:type="spellStart"/>
      <w:r>
        <w:rPr>
          <w:i/>
          <w:iCs/>
        </w:rPr>
        <w:t>systemfit</w:t>
      </w:r>
      <w:r>
        <w:rPr>
          <w:vertAlign w:val="superscript"/>
        </w:rPr>
        <w:t>Version</w:t>
      </w:r>
      <w:proofErr w:type="spellEnd"/>
      <w:r>
        <w:rPr>
          <w:vertAlign w:val="superscript"/>
        </w:rPr>
        <w:t xml:space="preserve"> 1.1.30; 81</w:t>
      </w:r>
      <w:r>
        <w:t xml:space="preserve">, </w:t>
      </w:r>
      <w:proofErr w:type="spellStart"/>
      <w:r>
        <w:rPr>
          <w:i/>
          <w:iCs/>
        </w:rPr>
        <w:t>tibble</w:t>
      </w:r>
      <w:r>
        <w:rPr>
          <w:vertAlign w:val="superscript"/>
        </w:rPr>
        <w:t>Version</w:t>
      </w:r>
      <w:proofErr w:type="spellEnd"/>
      <w:r>
        <w:rPr>
          <w:vertAlign w:val="superscript"/>
        </w:rPr>
        <w:t xml:space="preserve"> 3.2.1; 82</w:t>
      </w:r>
      <w:r>
        <w:t xml:space="preserve">, </w:t>
      </w:r>
      <w:proofErr w:type="spellStart"/>
      <w:r>
        <w:rPr>
          <w:i/>
          <w:iCs/>
        </w:rPr>
        <w:t>tidyr</w:t>
      </w:r>
      <w:r>
        <w:rPr>
          <w:vertAlign w:val="superscript"/>
        </w:rPr>
        <w:t>Version</w:t>
      </w:r>
      <w:proofErr w:type="spellEnd"/>
      <w:r>
        <w:rPr>
          <w:vertAlign w:val="superscript"/>
        </w:rPr>
        <w:t xml:space="preserve"> 1.3.0; 83</w:t>
      </w:r>
      <w:r>
        <w:t xml:space="preserve">, </w:t>
      </w:r>
      <w:proofErr w:type="spellStart"/>
      <w:r>
        <w:rPr>
          <w:i/>
          <w:iCs/>
        </w:rPr>
        <w:t>tidyverse</w:t>
      </w:r>
      <w:r>
        <w:rPr>
          <w:vertAlign w:val="superscript"/>
        </w:rPr>
        <w:t>Version</w:t>
      </w:r>
      <w:proofErr w:type="spellEnd"/>
      <w:r>
        <w:rPr>
          <w:vertAlign w:val="superscript"/>
        </w:rPr>
        <w:t xml:space="preserve"> 2.0.0; 84</w:t>
      </w:r>
      <w:r>
        <w:t xml:space="preserve">, </w:t>
      </w:r>
      <w:proofErr w:type="spellStart"/>
      <w:r>
        <w:rPr>
          <w:i/>
          <w:iCs/>
        </w:rPr>
        <w:t>writexl</w:t>
      </w:r>
      <w:r>
        <w:rPr>
          <w:vertAlign w:val="superscript"/>
        </w:rPr>
        <w:t>Version</w:t>
      </w:r>
      <w:proofErr w:type="spellEnd"/>
      <w:r>
        <w:rPr>
          <w:vertAlign w:val="superscript"/>
        </w:rPr>
        <w:t xml:space="preserve"> 1.4.2; 85</w:t>
      </w:r>
      <w:r>
        <w:t xml:space="preserve">, and </w:t>
      </w:r>
      <w:proofErr w:type="spellStart"/>
      <w:r>
        <w:rPr>
          <w:i/>
          <w:iCs/>
        </w:rPr>
        <w:t>zoo</w:t>
      </w:r>
      <w:r>
        <w:rPr>
          <w:vertAlign w:val="superscript"/>
        </w:rPr>
        <w:t>Version</w:t>
      </w:r>
      <w:proofErr w:type="spellEnd"/>
      <w:r>
        <w:rPr>
          <w:vertAlign w:val="superscript"/>
        </w:rPr>
        <w:t xml:space="preserve"> 1.8.12; 86</w:t>
      </w:r>
      <w:r>
        <w:t xml:space="preserve"> for our analyses.</w:t>
      </w:r>
    </w:p>
    <w:p w14:paraId="105829A8" w14:textId="77777777" w:rsidR="00736ECF" w:rsidRDefault="00736ECF" w:rsidP="00736ECF">
      <w:pPr>
        <w:pStyle w:val="Heading2"/>
      </w:pPr>
      <w:bookmarkStart w:id="62" w:name="_Toc139807273"/>
      <w:bookmarkStart w:id="63" w:name="references"/>
      <w:bookmarkEnd w:id="61"/>
      <w:r>
        <w:t>2.5 References</w:t>
      </w:r>
      <w:bookmarkEnd w:id="62"/>
    </w:p>
    <w:p w14:paraId="2142D731" w14:textId="77777777" w:rsidR="00736ECF" w:rsidRDefault="00736ECF" w:rsidP="00736ECF">
      <w:pPr>
        <w:pStyle w:val="Bibliography"/>
      </w:pPr>
      <w:bookmarkStart w:id="64" w:name="ref-hardyHEAPEXPOV12022"/>
      <w:bookmarkStart w:id="65" w:name="refs"/>
      <w:r>
        <w:t xml:space="preserve">1 </w:t>
      </w:r>
      <w:r>
        <w:tab/>
        <w:t>Hardy WAS, Hughes DA. HEAP EXPO v1.0 20.07.2022 signed.pdf. Centre for Health Economics and Medicines Evaluation, Bangor University, 2022.</w:t>
      </w:r>
    </w:p>
    <w:p w14:paraId="1C463F61" w14:textId="77777777" w:rsidR="00736ECF" w:rsidRDefault="00736ECF" w:rsidP="00736ECF">
      <w:pPr>
        <w:pStyle w:val="Bibliography"/>
      </w:pPr>
      <w:bookmarkStart w:id="66" w:name="X1e5a1a4d9cff56124b00c898ab84fded9e49708"/>
      <w:bookmarkEnd w:id="64"/>
      <w:r>
        <w:t xml:space="preserve">2 </w:t>
      </w:r>
      <w:r>
        <w:tab/>
        <w:t xml:space="preserve">Husereau D, Drummond M, Augustovski F, </w:t>
      </w:r>
      <w:r>
        <w:rPr>
          <w:i/>
          <w:iCs/>
        </w:rPr>
        <w:t>et al.</w:t>
      </w:r>
      <w:r>
        <w:t xml:space="preserve"> </w:t>
      </w:r>
      <w:hyperlink r:id="rId18">
        <w:r>
          <w:rPr>
            <w:rStyle w:val="Hyperlink"/>
          </w:rPr>
          <w:t>Consolidated Health Economic Evaluation Reporting Standards (CHEERS) 2022 Explanation and Elaboration: A Report of the ISPOR CHEERS II Good Practices Task Force</w:t>
        </w:r>
      </w:hyperlink>
      <w:r>
        <w:t xml:space="preserve">. </w:t>
      </w:r>
      <w:r>
        <w:rPr>
          <w:i/>
          <w:iCs/>
        </w:rPr>
        <w:t>Value in Health</w:t>
      </w:r>
      <w:r>
        <w:t xml:space="preserve"> 2022; </w:t>
      </w:r>
      <w:r>
        <w:rPr>
          <w:b/>
          <w:bCs/>
        </w:rPr>
        <w:t>25</w:t>
      </w:r>
      <w:r>
        <w:t>: 10–31.</w:t>
      </w:r>
    </w:p>
    <w:p w14:paraId="4DFA3824" w14:textId="77777777" w:rsidR="00736ECF" w:rsidRDefault="00736ECF" w:rsidP="00736ECF">
      <w:pPr>
        <w:pStyle w:val="Bibliography"/>
      </w:pPr>
      <w:bookmarkStart w:id="67" w:name="Xc36823ef36dd185e0b8abe1bba6ee9657ba3d95"/>
      <w:bookmarkEnd w:id="66"/>
      <w:r>
        <w:t xml:space="preserve">3 </w:t>
      </w:r>
      <w:r>
        <w:tab/>
        <w:t xml:space="preserve">Barrett B, Byford S, Crawford MJ, </w:t>
      </w:r>
      <w:r>
        <w:rPr>
          <w:i/>
          <w:iCs/>
        </w:rPr>
        <w:t>et al.</w:t>
      </w:r>
      <w:r>
        <w:t xml:space="preserve"> </w:t>
      </w:r>
      <w:hyperlink r:id="rId19">
        <w:r>
          <w:rPr>
            <w:rStyle w:val="Hyperlink"/>
          </w:rPr>
          <w:t>Cost-effectiveness of screening and referral to an alcohol health worker in alcohol misusing patients attending an accident and emergency department: A decision-making approach</w:t>
        </w:r>
      </w:hyperlink>
      <w:r>
        <w:t xml:space="preserve">. </w:t>
      </w:r>
      <w:r>
        <w:rPr>
          <w:i/>
          <w:iCs/>
        </w:rPr>
        <w:t>Drug and Alcohol Dependence</w:t>
      </w:r>
      <w:r>
        <w:t xml:space="preserve"> 2006; </w:t>
      </w:r>
      <w:r>
        <w:rPr>
          <w:b/>
          <w:bCs/>
        </w:rPr>
        <w:t>81</w:t>
      </w:r>
      <w:r>
        <w:t>: 47–54.</w:t>
      </w:r>
    </w:p>
    <w:p w14:paraId="134896FF" w14:textId="77777777" w:rsidR="00736ECF" w:rsidRDefault="00736ECF" w:rsidP="00736ECF">
      <w:pPr>
        <w:pStyle w:val="Bibliography"/>
      </w:pPr>
      <w:bookmarkStart w:id="68" w:name="Xc819d51cee820cef527378d1866de8bd7fe401a"/>
      <w:bookmarkEnd w:id="67"/>
      <w:r>
        <w:t xml:space="preserve">4 </w:t>
      </w:r>
      <w:r>
        <w:tab/>
        <w:t xml:space="preserve">Byford S, Barrett B, Metrebian N, </w:t>
      </w:r>
      <w:r>
        <w:rPr>
          <w:i/>
          <w:iCs/>
        </w:rPr>
        <w:t>et al.</w:t>
      </w:r>
      <w:r>
        <w:t xml:space="preserve"> </w:t>
      </w:r>
      <w:hyperlink r:id="rId20">
        <w:r>
          <w:rPr>
            <w:rStyle w:val="Hyperlink"/>
          </w:rPr>
          <w:t>Cost-effectiveness of injectable opioid treatment v. Oral methadone for chronic heroin addiction</w:t>
        </w:r>
      </w:hyperlink>
      <w:r>
        <w:t xml:space="preserve">. </w:t>
      </w:r>
      <w:r>
        <w:rPr>
          <w:i/>
          <w:iCs/>
        </w:rPr>
        <w:t>The British Journal of Psychiatry</w:t>
      </w:r>
      <w:r>
        <w:t xml:space="preserve"> 2013; </w:t>
      </w:r>
      <w:r>
        <w:rPr>
          <w:b/>
          <w:bCs/>
        </w:rPr>
        <w:t>203</w:t>
      </w:r>
      <w:r>
        <w:t>: 341–9.</w:t>
      </w:r>
    </w:p>
    <w:p w14:paraId="62D566E9" w14:textId="77777777" w:rsidR="00736ECF" w:rsidRDefault="00736ECF" w:rsidP="00736ECF">
      <w:pPr>
        <w:pStyle w:val="Bibliography"/>
      </w:pPr>
      <w:bookmarkStart w:id="69" w:name="ref-Marsden2019"/>
      <w:bookmarkEnd w:id="68"/>
      <w:r>
        <w:t xml:space="preserve">5 </w:t>
      </w:r>
      <w:r>
        <w:tab/>
        <w:t xml:space="preserve">Marsden J, Stillwell G, James K, </w:t>
      </w:r>
      <w:r>
        <w:rPr>
          <w:i/>
          <w:iCs/>
        </w:rPr>
        <w:t>et al.</w:t>
      </w:r>
      <w:r>
        <w:t xml:space="preserve"> </w:t>
      </w:r>
      <w:hyperlink r:id="rId21">
        <w:r>
          <w:rPr>
            <w:rStyle w:val="Hyperlink"/>
          </w:rPr>
          <w:t>Efficacy and cost-effectiveness of an adjunctive personalised psychosocial intervention in treatment-resistant maintenance opioid agonist therapy: A pragmatic, open-label, randomised controlled trial</w:t>
        </w:r>
      </w:hyperlink>
      <w:r>
        <w:t xml:space="preserve">. </w:t>
      </w:r>
      <w:r>
        <w:rPr>
          <w:i/>
          <w:iCs/>
        </w:rPr>
        <w:t>The Lancet Psychiatry</w:t>
      </w:r>
      <w:r>
        <w:t xml:space="preserve"> 2019; </w:t>
      </w:r>
      <w:r>
        <w:rPr>
          <w:b/>
          <w:bCs/>
        </w:rPr>
        <w:t>6</w:t>
      </w:r>
      <w:r>
        <w:t>: 391–402.</w:t>
      </w:r>
    </w:p>
    <w:p w14:paraId="2FD9F447" w14:textId="77777777" w:rsidR="00736ECF" w:rsidRDefault="00736ECF" w:rsidP="00736ECF">
      <w:pPr>
        <w:pStyle w:val="Bibliography"/>
      </w:pPr>
      <w:bookmarkStart w:id="70" w:name="ref-lomasWhichCostsMatter2018"/>
      <w:bookmarkEnd w:id="69"/>
      <w:r>
        <w:t xml:space="preserve">6 </w:t>
      </w:r>
      <w:r>
        <w:tab/>
        <w:t xml:space="preserve">Lomas J, Asaria M, Bojke L, Gale CP, Richardson G, Walker S. </w:t>
      </w:r>
      <w:hyperlink r:id="rId22">
        <w:r>
          <w:rPr>
            <w:rStyle w:val="Hyperlink"/>
          </w:rPr>
          <w:t>Which Costs Matter? Costs Included in Economic Evaluation and their Impact on Decision Uncertainty for Stable Coronary Artery Disease</w:t>
        </w:r>
      </w:hyperlink>
      <w:r>
        <w:t xml:space="preserve">. </w:t>
      </w:r>
      <w:r>
        <w:rPr>
          <w:i/>
          <w:iCs/>
        </w:rPr>
        <w:t>PharmacoEconomics - Open</w:t>
      </w:r>
      <w:r>
        <w:t xml:space="preserve"> 2018; </w:t>
      </w:r>
      <w:r>
        <w:rPr>
          <w:b/>
          <w:bCs/>
        </w:rPr>
        <w:t>2</w:t>
      </w:r>
      <w:r>
        <w:t>: 403–13.</w:t>
      </w:r>
    </w:p>
    <w:p w14:paraId="577D1664" w14:textId="77777777" w:rsidR="00736ECF" w:rsidRDefault="00736ECF" w:rsidP="00736ECF">
      <w:pPr>
        <w:pStyle w:val="Bibliography"/>
      </w:pPr>
      <w:bookmarkStart w:id="71" w:name="Xb69b1f3d52c9a96378094cc0d9577124849cf5a"/>
      <w:bookmarkEnd w:id="70"/>
      <w:r>
        <w:t xml:space="preserve">7 </w:t>
      </w:r>
      <w:r>
        <w:tab/>
        <w:t>Indivior Inc. Sublocade(R) Prescribing Information. North Chesterfield, VA, 2022.</w:t>
      </w:r>
    </w:p>
    <w:p w14:paraId="74D0E8EB" w14:textId="77777777" w:rsidR="00736ECF" w:rsidRDefault="00736ECF" w:rsidP="00736ECF">
      <w:pPr>
        <w:pStyle w:val="Bibliography"/>
      </w:pPr>
      <w:bookmarkStart w:id="72" w:name="ref-BuprenorphineDrugsBNF"/>
      <w:bookmarkEnd w:id="71"/>
      <w:r>
        <w:t xml:space="preserve">8 </w:t>
      </w:r>
      <w:r>
        <w:tab/>
        <w:t>Buprenorphine | Drugs | BNF content published by NICE.</w:t>
      </w:r>
    </w:p>
    <w:p w14:paraId="0D848379" w14:textId="77777777" w:rsidR="00736ECF" w:rsidRDefault="00736ECF" w:rsidP="00736ECF">
      <w:pPr>
        <w:pStyle w:val="Bibliography"/>
      </w:pPr>
      <w:bookmarkStart w:id="73" w:name="X6cfb88037b6f545ef743784e1672cd2ea5b8ed0"/>
      <w:bookmarkEnd w:id="72"/>
      <w:r>
        <w:t xml:space="preserve">9 </w:t>
      </w:r>
      <w:r>
        <w:tab/>
        <w:t>Joint Formulary Committee. British National Formulary. 2021.</w:t>
      </w:r>
    </w:p>
    <w:p w14:paraId="2FB4756D" w14:textId="77777777" w:rsidR="00736ECF" w:rsidRDefault="00736ECF" w:rsidP="00736ECF">
      <w:pPr>
        <w:pStyle w:val="Bibliography"/>
      </w:pPr>
      <w:bookmarkStart w:id="74" w:name="ref-jonesUnitCostsHealth2021"/>
      <w:bookmarkEnd w:id="73"/>
      <w:r>
        <w:t xml:space="preserve">10 </w:t>
      </w:r>
      <w:r>
        <w:tab/>
        <w:t>Jones K, Burns A. Unit Costs of Health and Social Care 2021. Canterbury: Personal Social Services Research Unit, University of Kent, 2021.</w:t>
      </w:r>
    </w:p>
    <w:p w14:paraId="3909A07A" w14:textId="77777777" w:rsidR="00736ECF" w:rsidRDefault="00736ECF" w:rsidP="00736ECF">
      <w:pPr>
        <w:pStyle w:val="Bibliography"/>
      </w:pPr>
      <w:bookmarkStart w:id="75" w:name="ref-nhsenglandNationalCostCollection2021"/>
      <w:bookmarkEnd w:id="74"/>
      <w:r>
        <w:lastRenderedPageBreak/>
        <w:t xml:space="preserve">11 </w:t>
      </w:r>
      <w:r>
        <w:tab/>
        <w:t>NHS England. National Cost Collection for the NHS. 2021.</w:t>
      </w:r>
    </w:p>
    <w:p w14:paraId="415E45E8" w14:textId="77777777" w:rsidR="00736ECF" w:rsidRDefault="00736ECF" w:rsidP="00736ECF">
      <w:pPr>
        <w:pStyle w:val="Bibliography"/>
      </w:pPr>
      <w:bookmarkStart w:id="76" w:name="ref-brookesUnitCostsCriminal2013"/>
      <w:bookmarkEnd w:id="75"/>
      <w:r>
        <w:t xml:space="preserve">12 </w:t>
      </w:r>
      <w:r>
        <w:tab/>
        <w:t xml:space="preserve">Brookes N, Barrett B, </w:t>
      </w:r>
      <w:proofErr w:type="spellStart"/>
      <w:r>
        <w:t>Netten</w:t>
      </w:r>
      <w:proofErr w:type="spellEnd"/>
      <w:r>
        <w:t xml:space="preserve"> A, Knapp E. Unit Costs in Criminal Justice (UCCJ). 2013.</w:t>
      </w:r>
    </w:p>
    <w:p w14:paraId="58ACAA19" w14:textId="77777777" w:rsidR="00736ECF" w:rsidRDefault="00736ECF" w:rsidP="00736ECF">
      <w:pPr>
        <w:pStyle w:val="Bibliography"/>
      </w:pPr>
      <w:bookmarkStart w:id="77" w:name="ref-heeksEconomicSocialCosts2018"/>
      <w:bookmarkEnd w:id="76"/>
      <w:r>
        <w:t xml:space="preserve">13 </w:t>
      </w:r>
      <w:r>
        <w:tab/>
      </w:r>
      <w:proofErr w:type="spellStart"/>
      <w:r>
        <w:t>Heeks</w:t>
      </w:r>
      <w:proofErr w:type="spellEnd"/>
      <w:r>
        <w:t xml:space="preserve"> M, Reed S, </w:t>
      </w:r>
      <w:proofErr w:type="spellStart"/>
      <w:r>
        <w:t>Tafsiri</w:t>
      </w:r>
      <w:proofErr w:type="spellEnd"/>
      <w:r>
        <w:t xml:space="preserve"> M, Prince S, 2nd. The economic and social costs of crime. London: Home Office, 2018.</w:t>
      </w:r>
    </w:p>
    <w:p w14:paraId="73067298" w14:textId="77777777" w:rsidR="00736ECF" w:rsidRDefault="00736ECF" w:rsidP="00736ECF">
      <w:pPr>
        <w:pStyle w:val="Bibliography"/>
      </w:pPr>
      <w:bookmarkStart w:id="78" w:name="ref-dubourgEconomicSocialCosts2005"/>
      <w:bookmarkEnd w:id="77"/>
      <w:r>
        <w:t xml:space="preserve">14 </w:t>
      </w:r>
      <w:r>
        <w:tab/>
      </w:r>
      <w:proofErr w:type="spellStart"/>
      <w:r>
        <w:t>Dubourg</w:t>
      </w:r>
      <w:proofErr w:type="spellEnd"/>
      <w:r>
        <w:t xml:space="preserve"> R, Hamed J, Thorns J. The economic and social costs of crime against individuals and households 2003/04. London: Home Office, 2005.</w:t>
      </w:r>
    </w:p>
    <w:p w14:paraId="5967388A" w14:textId="77777777" w:rsidR="00736ECF" w:rsidRDefault="00736ECF" w:rsidP="00736ECF">
      <w:pPr>
        <w:pStyle w:val="Bibliography"/>
      </w:pPr>
      <w:bookmarkStart w:id="79" w:name="ref-brandEconomicSocialCosts2000"/>
      <w:bookmarkEnd w:id="78"/>
      <w:r>
        <w:t xml:space="preserve">15 </w:t>
      </w:r>
      <w:r>
        <w:tab/>
        <w:t>Brand S, Price R. The economic and social costs of crime. London: Home Office, 2000.</w:t>
      </w:r>
    </w:p>
    <w:p w14:paraId="67F0E1C5" w14:textId="77777777" w:rsidR="00736ECF" w:rsidRDefault="00736ECF" w:rsidP="00736ECF">
      <w:pPr>
        <w:pStyle w:val="Bibliography"/>
      </w:pPr>
      <w:bookmarkStart w:id="80" w:name="Xe304c898429a7d11aa4d6095187ee279cc1c189"/>
      <w:bookmarkEnd w:id="79"/>
      <w:r>
        <w:t xml:space="preserve">16 </w:t>
      </w:r>
      <w:r>
        <w:tab/>
        <w:t>Office for National Statistics. Improving estimates of repeat victimisation derived from the Crime Survey for England and Wales. 2017; published online Oct.</w:t>
      </w:r>
    </w:p>
    <w:p w14:paraId="1F122207" w14:textId="77777777" w:rsidR="00736ECF" w:rsidRDefault="00736ECF" w:rsidP="00736ECF">
      <w:pPr>
        <w:pStyle w:val="Bibliography"/>
      </w:pPr>
      <w:bookmarkStart w:id="81" w:name="X6c277840f697302894398584ae99717f2569644"/>
      <w:bookmarkEnd w:id="80"/>
      <w:r>
        <w:t xml:space="preserve">17 </w:t>
      </w:r>
      <w:r>
        <w:tab/>
        <w:t>Drummond M. Methods for the Economic Evaluation of Health Care Programmes. Oxford: Oxford University Press, 2005.</w:t>
      </w:r>
    </w:p>
    <w:p w14:paraId="15B029C2" w14:textId="77777777" w:rsidR="00736ECF" w:rsidRDefault="00736ECF" w:rsidP="00736ECF">
      <w:pPr>
        <w:pStyle w:val="Bibliography"/>
      </w:pPr>
      <w:bookmarkStart w:id="82" w:name="X34bccbc4372be2ff2c75bc2dd34a967976532f9"/>
      <w:bookmarkEnd w:id="81"/>
      <w:r>
        <w:t xml:space="preserve">18 </w:t>
      </w:r>
      <w:r>
        <w:tab/>
        <w:t>Office for National Statistics. Annual Survey of Hours and Earnings time series of selected estimates - Office for National Statistics. 2021; published online Oct.</w:t>
      </w:r>
    </w:p>
    <w:p w14:paraId="223EA855" w14:textId="77777777" w:rsidR="00736ECF" w:rsidRDefault="00736ECF" w:rsidP="00736ECF">
      <w:pPr>
        <w:pStyle w:val="Bibliography"/>
      </w:pPr>
      <w:bookmarkStart w:id="83" w:name="ref-NICE2022-hta-manual"/>
      <w:bookmarkEnd w:id="82"/>
      <w:r>
        <w:t xml:space="preserve">19 </w:t>
      </w:r>
      <w:r>
        <w:tab/>
        <w:t>National Institute for Health and Care Excellence. NICE health technology evaluations: The manual. 2022.</w:t>
      </w:r>
    </w:p>
    <w:p w14:paraId="58CC88D6" w14:textId="77777777" w:rsidR="00736ECF" w:rsidRDefault="00736ECF" w:rsidP="00736ECF">
      <w:pPr>
        <w:pStyle w:val="Bibliography"/>
      </w:pPr>
      <w:bookmarkStart w:id="84" w:name="X9ed2c7e591757d79884e0180ba5533b7ac283d3"/>
      <w:bookmarkEnd w:id="83"/>
      <w:r>
        <w:t xml:space="preserve">20 </w:t>
      </w:r>
      <w:r>
        <w:tab/>
        <w:t>Pharmacy Services Negotiating Committee. Fees and allowances - PSNC Website. 2022.</w:t>
      </w:r>
    </w:p>
    <w:p w14:paraId="39AA7048" w14:textId="77777777" w:rsidR="00736ECF" w:rsidRDefault="00736ECF" w:rsidP="00736ECF">
      <w:pPr>
        <w:pStyle w:val="Bibliography"/>
      </w:pPr>
      <w:bookmarkStart w:id="85" w:name="ref-devlinValuingHealthRelated2017"/>
      <w:bookmarkEnd w:id="84"/>
      <w:r>
        <w:t xml:space="preserve">21 </w:t>
      </w:r>
      <w:r>
        <w:tab/>
        <w:t xml:space="preserve">Devlin N, Shah K, Feng Y, Mulhern B, van </w:t>
      </w:r>
      <w:proofErr w:type="spellStart"/>
      <w:r>
        <w:t>Hout</w:t>
      </w:r>
      <w:proofErr w:type="spellEnd"/>
      <w:r>
        <w:t xml:space="preserve"> B. </w:t>
      </w:r>
      <w:hyperlink r:id="rId23">
        <w:r>
          <w:rPr>
            <w:rStyle w:val="Hyperlink"/>
          </w:rPr>
          <w:t>Valuing health-related quality of life: An EQ-5D-5L value set for England</w:t>
        </w:r>
      </w:hyperlink>
      <w:r>
        <w:t xml:space="preserve">. </w:t>
      </w:r>
      <w:r>
        <w:rPr>
          <w:i/>
          <w:iCs/>
        </w:rPr>
        <w:t>Health Economics</w:t>
      </w:r>
      <w:r>
        <w:t xml:space="preserve"> 2017; </w:t>
      </w:r>
      <w:r>
        <w:rPr>
          <w:b/>
          <w:bCs/>
        </w:rPr>
        <w:t>27</w:t>
      </w:r>
      <w:r>
        <w:t>: 7–22.</w:t>
      </w:r>
    </w:p>
    <w:p w14:paraId="5AA23B45" w14:textId="77777777" w:rsidR="00736ECF" w:rsidRDefault="00736ECF" w:rsidP="00736ECF">
      <w:pPr>
        <w:pStyle w:val="Bibliography"/>
      </w:pPr>
      <w:bookmarkStart w:id="86" w:name="ref-Alava2017a"/>
      <w:bookmarkEnd w:id="85"/>
      <w:r>
        <w:t xml:space="preserve">22 </w:t>
      </w:r>
      <w:r>
        <w:tab/>
        <w:t>Hernandez Alava M, Wailoo A, Pudney S. Methods for mapping between the EQ-5D-5L and the 3L for technology appraisal. Sheffield: NICE Decision Support Unit, 2017.</w:t>
      </w:r>
    </w:p>
    <w:p w14:paraId="1CC899FD" w14:textId="77777777" w:rsidR="00736ECF" w:rsidRDefault="00736ECF" w:rsidP="00736ECF">
      <w:pPr>
        <w:pStyle w:val="Bibliography"/>
      </w:pPr>
      <w:bookmarkStart w:id="87" w:name="X7a2b98affca1aa6073fe059433e147e8a359266"/>
      <w:bookmarkEnd w:id="86"/>
      <w:r>
        <w:t xml:space="preserve">23 </w:t>
      </w:r>
      <w:r>
        <w:tab/>
      </w:r>
      <w:proofErr w:type="spellStart"/>
      <w:r>
        <w:t>Leurent</w:t>
      </w:r>
      <w:proofErr w:type="spellEnd"/>
      <w:r>
        <w:t xml:space="preserve"> B, Gomes M, </w:t>
      </w:r>
      <w:proofErr w:type="spellStart"/>
      <w:r>
        <w:t>Faria</w:t>
      </w:r>
      <w:proofErr w:type="spellEnd"/>
      <w:r>
        <w:t xml:space="preserve"> R, Morris S, Grieve R, Carpenter JR. </w:t>
      </w:r>
      <w:hyperlink r:id="rId24">
        <w:r>
          <w:rPr>
            <w:rStyle w:val="Hyperlink"/>
          </w:rPr>
          <w:t>Sensitivity Analysis for Not-at-Random Missing Data in Trial-Based Cost-Effectiveness Analysis: A Tutorial</w:t>
        </w:r>
      </w:hyperlink>
      <w:r>
        <w:t xml:space="preserve">. </w:t>
      </w:r>
      <w:r>
        <w:rPr>
          <w:i/>
          <w:iCs/>
        </w:rPr>
        <w:t>PharmacoEconomics</w:t>
      </w:r>
      <w:r>
        <w:t xml:space="preserve"> 2018; </w:t>
      </w:r>
      <w:r>
        <w:rPr>
          <w:b/>
          <w:bCs/>
        </w:rPr>
        <w:t>36</w:t>
      </w:r>
      <w:r>
        <w:t>: 889–901.</w:t>
      </w:r>
    </w:p>
    <w:p w14:paraId="56C8432B" w14:textId="77777777" w:rsidR="00736ECF" w:rsidRDefault="00736ECF" w:rsidP="00736ECF">
      <w:pPr>
        <w:pStyle w:val="Bibliography"/>
      </w:pPr>
      <w:bookmarkStart w:id="88" w:name="ref-simonsMultipleImputationDeal2015"/>
      <w:bookmarkEnd w:id="87"/>
      <w:r>
        <w:t xml:space="preserve">24 </w:t>
      </w:r>
      <w:r>
        <w:tab/>
        <w:t xml:space="preserve">Simons CL, Rivero-Arias O, Yu L-M, Simon J. </w:t>
      </w:r>
      <w:hyperlink r:id="rId25">
        <w:r>
          <w:rPr>
            <w:rStyle w:val="Hyperlink"/>
          </w:rPr>
          <w:t>Multiple imputation to deal with missing EQ-5D-3L data: Should we impute individual domains or the actual index?</w:t>
        </w:r>
      </w:hyperlink>
      <w:r>
        <w:t xml:space="preserve"> </w:t>
      </w:r>
      <w:r>
        <w:rPr>
          <w:i/>
          <w:iCs/>
        </w:rPr>
        <w:t>Quality of Life Research</w:t>
      </w:r>
      <w:r>
        <w:t xml:space="preserve"> 2015; </w:t>
      </w:r>
      <w:r>
        <w:rPr>
          <w:b/>
          <w:bCs/>
        </w:rPr>
        <w:t>24</w:t>
      </w:r>
      <w:r>
        <w:t>: 805–15.</w:t>
      </w:r>
    </w:p>
    <w:p w14:paraId="5BC5B4AB" w14:textId="77777777" w:rsidR="00736ECF" w:rsidRDefault="00736ECF" w:rsidP="00736ECF">
      <w:pPr>
        <w:pStyle w:val="Bibliography"/>
      </w:pPr>
      <w:bookmarkStart w:id="89" w:name="Xfafca42065038581cee5bb0424a0b90841742d6"/>
      <w:bookmarkEnd w:id="88"/>
      <w:r>
        <w:t xml:space="preserve">25 </w:t>
      </w:r>
      <w:r>
        <w:tab/>
        <w:t xml:space="preserve">van </w:t>
      </w:r>
      <w:proofErr w:type="spellStart"/>
      <w:r>
        <w:t>Buuren</w:t>
      </w:r>
      <w:proofErr w:type="spellEnd"/>
      <w:r>
        <w:t xml:space="preserve"> S. Flexible Imputation of Missing Data, Second. Chapman &amp; Hall, 2018.</w:t>
      </w:r>
    </w:p>
    <w:p w14:paraId="4AB0DB1D" w14:textId="77777777" w:rsidR="00736ECF" w:rsidRDefault="00736ECF" w:rsidP="00736ECF">
      <w:pPr>
        <w:pStyle w:val="Bibliography"/>
      </w:pPr>
      <w:bookmarkStart w:id="90" w:name="ref-sullivanShouldMultipleImputation2018"/>
      <w:bookmarkEnd w:id="89"/>
      <w:r>
        <w:t xml:space="preserve">26 </w:t>
      </w:r>
      <w:r>
        <w:tab/>
        <w:t xml:space="preserve">Sullivan TR, White IR, Salter AB, Ryan P, Lee KJ. </w:t>
      </w:r>
      <w:hyperlink r:id="rId26">
        <w:r>
          <w:rPr>
            <w:rStyle w:val="Hyperlink"/>
          </w:rPr>
          <w:t>Should multiple imputation be the method of choice for handling missing data in randomized trials?</w:t>
        </w:r>
      </w:hyperlink>
      <w:r>
        <w:t xml:space="preserve"> </w:t>
      </w:r>
      <w:r>
        <w:rPr>
          <w:i/>
          <w:iCs/>
        </w:rPr>
        <w:t>Statistical Methods in Medical Research</w:t>
      </w:r>
      <w:r>
        <w:t xml:space="preserve"> 2018; </w:t>
      </w:r>
      <w:r>
        <w:rPr>
          <w:b/>
          <w:bCs/>
        </w:rPr>
        <w:t>27</w:t>
      </w:r>
      <w:r>
        <w:t>: 2610–26.</w:t>
      </w:r>
    </w:p>
    <w:p w14:paraId="7DD2BCF3" w14:textId="77777777" w:rsidR="00736ECF" w:rsidRDefault="00736ECF" w:rsidP="00736ECF">
      <w:pPr>
        <w:pStyle w:val="Bibliography"/>
      </w:pPr>
      <w:bookmarkStart w:id="91" w:name="ref-brandCombiningMultipleImputation2018"/>
      <w:bookmarkEnd w:id="90"/>
      <w:r>
        <w:t xml:space="preserve">27 </w:t>
      </w:r>
      <w:r>
        <w:tab/>
        <w:t xml:space="preserve">Brand J, Van </w:t>
      </w:r>
      <w:proofErr w:type="spellStart"/>
      <w:r>
        <w:t>Buuren</w:t>
      </w:r>
      <w:proofErr w:type="spellEnd"/>
      <w:r>
        <w:t xml:space="preserve"> S, Le </w:t>
      </w:r>
      <w:proofErr w:type="spellStart"/>
      <w:r>
        <w:t>Cessie</w:t>
      </w:r>
      <w:proofErr w:type="spellEnd"/>
      <w:r>
        <w:t xml:space="preserve"> S, Van Den </w:t>
      </w:r>
      <w:proofErr w:type="spellStart"/>
      <w:r>
        <w:t>Hout</w:t>
      </w:r>
      <w:proofErr w:type="spellEnd"/>
      <w:r>
        <w:t xml:space="preserve"> W. </w:t>
      </w:r>
      <w:hyperlink r:id="rId27">
        <w:r>
          <w:rPr>
            <w:rStyle w:val="Hyperlink"/>
          </w:rPr>
          <w:t>Combining multiple imputation and bootstrap in the analysis of cost-effectiveness trial data</w:t>
        </w:r>
      </w:hyperlink>
      <w:r>
        <w:t xml:space="preserve">. </w:t>
      </w:r>
      <w:r>
        <w:rPr>
          <w:i/>
          <w:iCs/>
        </w:rPr>
        <w:t>Statistics in Medicine</w:t>
      </w:r>
      <w:r>
        <w:t xml:space="preserve"> 2018; </w:t>
      </w:r>
      <w:r>
        <w:rPr>
          <w:b/>
          <w:bCs/>
        </w:rPr>
        <w:t>38</w:t>
      </w:r>
      <w:r>
        <w:t>: 210–20.</w:t>
      </w:r>
    </w:p>
    <w:p w14:paraId="18A7B92E" w14:textId="77777777" w:rsidR="00736ECF" w:rsidRDefault="00736ECF" w:rsidP="00736ECF">
      <w:pPr>
        <w:pStyle w:val="Bibliography"/>
      </w:pPr>
      <w:bookmarkStart w:id="92" w:name="ref-Ramsey2015a"/>
      <w:bookmarkEnd w:id="91"/>
      <w:r>
        <w:t xml:space="preserve">28 </w:t>
      </w:r>
      <w:r>
        <w:tab/>
        <w:t xml:space="preserve">Ramsey SD, Willke RJ, Glick H, </w:t>
      </w:r>
      <w:r>
        <w:rPr>
          <w:i/>
          <w:iCs/>
        </w:rPr>
        <w:t>et al.</w:t>
      </w:r>
      <w:r>
        <w:t xml:space="preserve"> </w:t>
      </w:r>
      <w:hyperlink r:id="rId28">
        <w:r>
          <w:rPr>
            <w:rStyle w:val="Hyperlink"/>
          </w:rPr>
          <w:t>Cost-Effectiveness Analysis Alongside Clinical Trials II</w:t>
        </w:r>
      </w:hyperlink>
      <w:r>
        <w:t xml:space="preserve">. </w:t>
      </w:r>
      <w:r>
        <w:rPr>
          <w:i/>
          <w:iCs/>
        </w:rPr>
        <w:t>Value in Health</w:t>
      </w:r>
      <w:r>
        <w:t xml:space="preserve"> 2015; </w:t>
      </w:r>
      <w:r>
        <w:rPr>
          <w:b/>
          <w:bCs/>
        </w:rPr>
        <w:t>18</w:t>
      </w:r>
      <w:r>
        <w:t>: 161–72.</w:t>
      </w:r>
    </w:p>
    <w:p w14:paraId="7577D9C6" w14:textId="77777777" w:rsidR="00736ECF" w:rsidRDefault="00736ECF" w:rsidP="00736ECF">
      <w:pPr>
        <w:pStyle w:val="Bibliography"/>
      </w:pPr>
      <w:bookmarkStart w:id="93" w:name="ref-mancaEstimatingMeanQALYs2005"/>
      <w:bookmarkEnd w:id="92"/>
      <w:r>
        <w:t xml:space="preserve">29 </w:t>
      </w:r>
      <w:r>
        <w:tab/>
      </w:r>
      <w:proofErr w:type="spellStart"/>
      <w:r>
        <w:t>Manca</w:t>
      </w:r>
      <w:proofErr w:type="spellEnd"/>
      <w:r>
        <w:t xml:space="preserve"> A, Hawkins N, </w:t>
      </w:r>
      <w:proofErr w:type="spellStart"/>
      <w:r>
        <w:t>Sculpher</w:t>
      </w:r>
      <w:proofErr w:type="spellEnd"/>
      <w:r>
        <w:t xml:space="preserve"> MJ. </w:t>
      </w:r>
      <w:hyperlink r:id="rId29">
        <w:r>
          <w:rPr>
            <w:rStyle w:val="Hyperlink"/>
          </w:rPr>
          <w:t>Estimating mean QALYs in trial-based cost-effectiveness analysis: The importance of controlling for baseline utility</w:t>
        </w:r>
      </w:hyperlink>
      <w:r>
        <w:t xml:space="preserve">. </w:t>
      </w:r>
      <w:r>
        <w:rPr>
          <w:i/>
          <w:iCs/>
        </w:rPr>
        <w:t>Health Economics</w:t>
      </w:r>
      <w:r>
        <w:t xml:space="preserve"> 2005; </w:t>
      </w:r>
      <w:r>
        <w:rPr>
          <w:b/>
          <w:bCs/>
        </w:rPr>
        <w:t>14</w:t>
      </w:r>
      <w:r>
        <w:t>: 487–96.</w:t>
      </w:r>
    </w:p>
    <w:p w14:paraId="11EA6663" w14:textId="77777777" w:rsidR="00736ECF" w:rsidRDefault="00736ECF" w:rsidP="00736ECF">
      <w:pPr>
        <w:pStyle w:val="Bibliography"/>
      </w:pPr>
      <w:bookmarkStart w:id="94" w:name="ref-barberMultipleRegressionCost2004"/>
      <w:bookmarkEnd w:id="93"/>
      <w:r>
        <w:t xml:space="preserve">30 </w:t>
      </w:r>
      <w:r>
        <w:tab/>
        <w:t xml:space="preserve">Barber J, Thompson S. </w:t>
      </w:r>
      <w:hyperlink r:id="rId30">
        <w:r>
          <w:rPr>
            <w:rStyle w:val="Hyperlink"/>
          </w:rPr>
          <w:t>Multiple regression of cost data: Use of generalised linear models</w:t>
        </w:r>
      </w:hyperlink>
      <w:r>
        <w:t xml:space="preserve">. </w:t>
      </w:r>
      <w:r>
        <w:rPr>
          <w:i/>
          <w:iCs/>
        </w:rPr>
        <w:t>Journal of Health Services Research &amp; Policy</w:t>
      </w:r>
      <w:r>
        <w:t xml:space="preserve"> 2004; </w:t>
      </w:r>
      <w:r>
        <w:rPr>
          <w:b/>
          <w:bCs/>
        </w:rPr>
        <w:t>9</w:t>
      </w:r>
      <w:r>
        <w:t>: 197–204.</w:t>
      </w:r>
    </w:p>
    <w:p w14:paraId="68669557" w14:textId="77777777" w:rsidR="00736ECF" w:rsidRDefault="00736ECF" w:rsidP="00736ECF">
      <w:pPr>
        <w:pStyle w:val="Bibliography"/>
      </w:pPr>
      <w:bookmarkStart w:id="95" w:name="X98d14986006b8ee9fc06b14a747cef37a15c257"/>
      <w:bookmarkEnd w:id="94"/>
      <w:r>
        <w:t xml:space="preserve">31 </w:t>
      </w:r>
      <w:r>
        <w:tab/>
        <w:t xml:space="preserve">Dodd S, </w:t>
      </w:r>
      <w:proofErr w:type="spellStart"/>
      <w:r>
        <w:t>Bassi</w:t>
      </w:r>
      <w:proofErr w:type="spellEnd"/>
      <w:r>
        <w:t xml:space="preserve"> A, Bodger K, Williamson P. </w:t>
      </w:r>
      <w:hyperlink r:id="rId31">
        <w:r>
          <w:rPr>
            <w:rStyle w:val="Hyperlink"/>
          </w:rPr>
          <w:t>A comparison of multivariable regression models to analyse cost data</w:t>
        </w:r>
      </w:hyperlink>
      <w:r>
        <w:t xml:space="preserve">. </w:t>
      </w:r>
      <w:r>
        <w:rPr>
          <w:i/>
          <w:iCs/>
        </w:rPr>
        <w:t>Journal of Evaluation in Clinical Practice</w:t>
      </w:r>
      <w:r>
        <w:t xml:space="preserve"> 2006; </w:t>
      </w:r>
      <w:r>
        <w:rPr>
          <w:b/>
          <w:bCs/>
        </w:rPr>
        <w:t>12</w:t>
      </w:r>
      <w:r>
        <w:t>: 76–86.</w:t>
      </w:r>
    </w:p>
    <w:p w14:paraId="427C1F58" w14:textId="77777777" w:rsidR="00736ECF" w:rsidRDefault="00736ECF" w:rsidP="00736ECF">
      <w:pPr>
        <w:pStyle w:val="Bibliography"/>
      </w:pPr>
      <w:bookmarkStart w:id="96" w:name="Xa5ec36a246302513be18552e1025c46d2a4d011"/>
      <w:bookmarkEnd w:id="95"/>
      <w:r>
        <w:t xml:space="preserve">32 </w:t>
      </w:r>
      <w:r>
        <w:tab/>
        <w:t xml:space="preserve">Islam N, Cole TJ, Ross JS, Feeney T, Loder E. </w:t>
      </w:r>
      <w:hyperlink r:id="rId32">
        <w:proofErr w:type="gramStart"/>
        <w:r>
          <w:rPr>
            <w:rStyle w:val="Hyperlink"/>
          </w:rPr>
          <w:t>Post-submission</w:t>
        </w:r>
        <w:proofErr w:type="gramEnd"/>
        <w:r>
          <w:rPr>
            <w:rStyle w:val="Hyperlink"/>
          </w:rPr>
          <w:t xml:space="preserve"> changes to prespecified statistical analysis plans</w:t>
        </w:r>
      </w:hyperlink>
      <w:r>
        <w:t xml:space="preserve">. </w:t>
      </w:r>
      <w:r>
        <w:rPr>
          <w:i/>
          <w:iCs/>
        </w:rPr>
        <w:t>BMJ</w:t>
      </w:r>
      <w:r>
        <w:t xml:space="preserve"> 2022; </w:t>
      </w:r>
      <w:r>
        <w:rPr>
          <w:b/>
          <w:bCs/>
        </w:rPr>
        <w:t>378</w:t>
      </w:r>
      <w:r>
        <w:t>: o2244.</w:t>
      </w:r>
    </w:p>
    <w:p w14:paraId="2ECB4CA9" w14:textId="77777777" w:rsidR="00736ECF" w:rsidRDefault="00736ECF" w:rsidP="00736ECF">
      <w:pPr>
        <w:pStyle w:val="Bibliography"/>
      </w:pPr>
      <w:bookmarkStart w:id="97" w:name="Xbf3f086afbc14dce195893b61f7441d939f7f06"/>
      <w:bookmarkEnd w:id="96"/>
      <w:r>
        <w:t xml:space="preserve">33 </w:t>
      </w:r>
      <w:r>
        <w:tab/>
        <w:t xml:space="preserve">Fenwick E, Claxton K, </w:t>
      </w:r>
      <w:proofErr w:type="spellStart"/>
      <w:r>
        <w:t>Sculpher</w:t>
      </w:r>
      <w:proofErr w:type="spellEnd"/>
      <w:r>
        <w:t xml:space="preserve"> M. </w:t>
      </w:r>
      <w:hyperlink r:id="rId33">
        <w:r>
          <w:rPr>
            <w:rStyle w:val="Hyperlink"/>
          </w:rPr>
          <w:t>Representing uncertainty: The role of cost-effectiveness acceptability curves</w:t>
        </w:r>
      </w:hyperlink>
      <w:r>
        <w:t xml:space="preserve">. </w:t>
      </w:r>
      <w:r>
        <w:rPr>
          <w:i/>
          <w:iCs/>
        </w:rPr>
        <w:t>Health Economics</w:t>
      </w:r>
      <w:r>
        <w:t xml:space="preserve"> 2001; </w:t>
      </w:r>
      <w:r>
        <w:rPr>
          <w:b/>
          <w:bCs/>
        </w:rPr>
        <w:t>10</w:t>
      </w:r>
      <w:r>
        <w:t>: 779–87.</w:t>
      </w:r>
    </w:p>
    <w:p w14:paraId="4848B321" w14:textId="77777777" w:rsidR="00736ECF" w:rsidRDefault="00736ECF" w:rsidP="00736ECF">
      <w:pPr>
        <w:pStyle w:val="Bibliography"/>
      </w:pPr>
      <w:bookmarkStart w:id="98" w:name="X16dc1ec8b376e2da75959677ff5976964dc8abc"/>
      <w:bookmarkEnd w:id="97"/>
      <w:r>
        <w:t xml:space="preserve">34 </w:t>
      </w:r>
      <w:r>
        <w:tab/>
        <w:t>Clinical Guidelines on Drug Misuse and Dependence Update 2017, Independent Expert Working Group, Independent Expert Working Group. Drug misuse and dependence: UK guidelines on clinical management. London: Department of Health, 2017.</w:t>
      </w:r>
    </w:p>
    <w:p w14:paraId="280CDA9F" w14:textId="77777777" w:rsidR="00736ECF" w:rsidRDefault="00736ECF" w:rsidP="00736ECF">
      <w:pPr>
        <w:pStyle w:val="Bibliography"/>
      </w:pPr>
      <w:bookmarkStart w:id="99" w:name="ref-hochSomethingOldSomething2002"/>
      <w:bookmarkEnd w:id="98"/>
      <w:r>
        <w:lastRenderedPageBreak/>
        <w:t xml:space="preserve">35 </w:t>
      </w:r>
      <w:r>
        <w:tab/>
        <w:t xml:space="preserve">Hoch JS, Briggs AH, Willan AR. </w:t>
      </w:r>
      <w:hyperlink r:id="rId34">
        <w:r>
          <w:rPr>
            <w:rStyle w:val="Hyperlink"/>
          </w:rPr>
          <w:t>Something old, something new, something borrowed, something blue: A framework for the marriage of health econometrics and cost-effectiveness analysis</w:t>
        </w:r>
      </w:hyperlink>
      <w:r>
        <w:t xml:space="preserve">. </w:t>
      </w:r>
      <w:r>
        <w:rPr>
          <w:i/>
          <w:iCs/>
        </w:rPr>
        <w:t>Health Economics</w:t>
      </w:r>
      <w:r>
        <w:t xml:space="preserve"> 2002; </w:t>
      </w:r>
      <w:r>
        <w:rPr>
          <w:b/>
          <w:bCs/>
        </w:rPr>
        <w:t>11</w:t>
      </w:r>
      <w:r>
        <w:t>: 415–30.</w:t>
      </w:r>
    </w:p>
    <w:p w14:paraId="102BD33E" w14:textId="77777777" w:rsidR="00736ECF" w:rsidRDefault="00736ECF" w:rsidP="00736ECF">
      <w:pPr>
        <w:pStyle w:val="Bibliography"/>
      </w:pPr>
      <w:bookmarkStart w:id="100" w:name="X840c4d945c57e0deebd8e714b6822a2d118c9df"/>
      <w:bookmarkEnd w:id="99"/>
      <w:r>
        <w:t xml:space="preserve">36 </w:t>
      </w:r>
      <w:r>
        <w:tab/>
      </w:r>
      <w:proofErr w:type="spellStart"/>
      <w:r>
        <w:t>Sculpher</w:t>
      </w:r>
      <w:proofErr w:type="spellEnd"/>
      <w:r>
        <w:t xml:space="preserve"> M. </w:t>
      </w:r>
      <w:hyperlink r:id="rId35">
        <w:r>
          <w:rPr>
            <w:rStyle w:val="Hyperlink"/>
          </w:rPr>
          <w:t>Subgroups and Heterogeneity in Cost-Effectiveness Analysis</w:t>
        </w:r>
      </w:hyperlink>
      <w:r>
        <w:t xml:space="preserve">. </w:t>
      </w:r>
      <w:r>
        <w:rPr>
          <w:i/>
          <w:iCs/>
        </w:rPr>
        <w:t>PharmacoEconomics</w:t>
      </w:r>
      <w:r>
        <w:t xml:space="preserve"> 2008; </w:t>
      </w:r>
      <w:r>
        <w:rPr>
          <w:b/>
          <w:bCs/>
        </w:rPr>
        <w:t>26</w:t>
      </w:r>
      <w:r>
        <w:t>: 799–806.</w:t>
      </w:r>
    </w:p>
    <w:p w14:paraId="7C539DF4" w14:textId="77777777" w:rsidR="00736ECF" w:rsidRDefault="00736ECF" w:rsidP="00736ECF">
      <w:pPr>
        <w:pStyle w:val="Bibliography"/>
      </w:pPr>
      <w:bookmarkStart w:id="101" w:name="Xd1b67e3b1b871f389902fe41ef8fd386814dcaa"/>
      <w:bookmarkEnd w:id="100"/>
      <w:r>
        <w:t xml:space="preserve">37 </w:t>
      </w:r>
      <w:r>
        <w:tab/>
      </w:r>
      <w:proofErr w:type="spellStart"/>
      <w:r>
        <w:t>Russolillo</w:t>
      </w:r>
      <w:proofErr w:type="spellEnd"/>
      <w:r>
        <w:t xml:space="preserve"> A, </w:t>
      </w:r>
      <w:proofErr w:type="spellStart"/>
      <w:r>
        <w:t>Moniruzzaman</w:t>
      </w:r>
      <w:proofErr w:type="spellEnd"/>
      <w:r>
        <w:t xml:space="preserve"> A, McCandless LC, Patterson M, Somers JM. </w:t>
      </w:r>
      <w:hyperlink r:id="rId36">
        <w:r>
          <w:rPr>
            <w:rStyle w:val="Hyperlink"/>
          </w:rPr>
          <w:t>Associations between methadone maintenance treatment and crime: A 17-year longitudinal cohort study of Canadian provincial offenders</w:t>
        </w:r>
      </w:hyperlink>
      <w:r>
        <w:t xml:space="preserve">. </w:t>
      </w:r>
      <w:r>
        <w:rPr>
          <w:i/>
          <w:iCs/>
        </w:rPr>
        <w:t>Addiction</w:t>
      </w:r>
      <w:r>
        <w:t xml:space="preserve"> 2018; </w:t>
      </w:r>
      <w:r>
        <w:rPr>
          <w:b/>
          <w:bCs/>
        </w:rPr>
        <w:t>113</w:t>
      </w:r>
      <w:r>
        <w:t>: 656–67.</w:t>
      </w:r>
    </w:p>
    <w:p w14:paraId="2EDF8ED4" w14:textId="77777777" w:rsidR="00736ECF" w:rsidRDefault="00736ECF" w:rsidP="00736ECF">
      <w:pPr>
        <w:pStyle w:val="Bibliography"/>
      </w:pPr>
      <w:bookmarkStart w:id="102" w:name="ref-polakIncrementalBenefitsNovel2022"/>
      <w:bookmarkEnd w:id="101"/>
      <w:r>
        <w:t xml:space="preserve">38 </w:t>
      </w:r>
      <w:r>
        <w:tab/>
      </w:r>
      <w:proofErr w:type="spellStart"/>
      <w:r>
        <w:t>Polak</w:t>
      </w:r>
      <w:proofErr w:type="spellEnd"/>
      <w:r>
        <w:t xml:space="preserve"> TB, </w:t>
      </w:r>
      <w:proofErr w:type="spellStart"/>
      <w:r>
        <w:t>Cucchi</w:t>
      </w:r>
      <w:proofErr w:type="spellEnd"/>
      <w:r>
        <w:t xml:space="preserve"> DG, Darrow JJ, </w:t>
      </w:r>
      <w:proofErr w:type="spellStart"/>
      <w:r>
        <w:t>Versteegh</w:t>
      </w:r>
      <w:proofErr w:type="spellEnd"/>
      <w:r>
        <w:t xml:space="preserve"> MM. </w:t>
      </w:r>
      <w:hyperlink r:id="rId37">
        <w:r>
          <w:rPr>
            <w:rStyle w:val="Hyperlink"/>
          </w:rPr>
          <w:t>Incremental benefits of novel pharmaceuticals in the UK: A cross-sectional analysis of NICE technology appraisals from 2010 to 2020</w:t>
        </w:r>
      </w:hyperlink>
      <w:r>
        <w:t xml:space="preserve">. </w:t>
      </w:r>
      <w:r>
        <w:rPr>
          <w:i/>
          <w:iCs/>
        </w:rPr>
        <w:t>BMJ Open</w:t>
      </w:r>
      <w:r>
        <w:t xml:space="preserve"> 2022; </w:t>
      </w:r>
      <w:r>
        <w:rPr>
          <w:b/>
          <w:bCs/>
        </w:rPr>
        <w:t>12</w:t>
      </w:r>
      <w:r>
        <w:t>: e058279.</w:t>
      </w:r>
    </w:p>
    <w:p w14:paraId="51773827" w14:textId="77777777" w:rsidR="00736ECF" w:rsidRDefault="00736ECF" w:rsidP="00736ECF">
      <w:pPr>
        <w:pStyle w:val="Bibliography"/>
      </w:pPr>
      <w:bookmarkStart w:id="103" w:name="ref-fengAssessingHealthGeneral2015"/>
      <w:bookmarkEnd w:id="102"/>
      <w:r>
        <w:t xml:space="preserve">39 </w:t>
      </w:r>
      <w:r>
        <w:tab/>
        <w:t xml:space="preserve">Feng Y, Devlin N, </w:t>
      </w:r>
      <w:proofErr w:type="spellStart"/>
      <w:r>
        <w:t>Herdman</w:t>
      </w:r>
      <w:proofErr w:type="spellEnd"/>
      <w:r>
        <w:t xml:space="preserve"> M. </w:t>
      </w:r>
      <w:hyperlink r:id="rId38">
        <w:r>
          <w:rPr>
            <w:rStyle w:val="Hyperlink"/>
          </w:rPr>
          <w:t>Assessing the health of the general population in England: How do the three- and five-level versions of EQ-5D compare?</w:t>
        </w:r>
      </w:hyperlink>
      <w:r>
        <w:t xml:space="preserve"> </w:t>
      </w:r>
      <w:r>
        <w:rPr>
          <w:i/>
          <w:iCs/>
        </w:rPr>
        <w:t>Health and Quality of Life Outcomes</w:t>
      </w:r>
      <w:r>
        <w:t xml:space="preserve"> 2015; </w:t>
      </w:r>
      <w:r>
        <w:rPr>
          <w:b/>
          <w:bCs/>
        </w:rPr>
        <w:t>13</w:t>
      </w:r>
      <w:r>
        <w:t>: 171.</w:t>
      </w:r>
    </w:p>
    <w:p w14:paraId="65B2018A" w14:textId="77777777" w:rsidR="00736ECF" w:rsidRDefault="00736ECF" w:rsidP="00736ECF">
      <w:pPr>
        <w:pStyle w:val="Bibliography"/>
      </w:pPr>
      <w:bookmarkStart w:id="104" w:name="ref-lofwallWeeklyMonthlySubcutaneous2018"/>
      <w:bookmarkEnd w:id="103"/>
      <w:r>
        <w:t xml:space="preserve">40 </w:t>
      </w:r>
      <w:r>
        <w:tab/>
        <w:t xml:space="preserve">Lofwall MR, Walsh SL, Nunes EV, </w:t>
      </w:r>
      <w:r>
        <w:rPr>
          <w:i/>
          <w:iCs/>
        </w:rPr>
        <w:t>et al.</w:t>
      </w:r>
      <w:r>
        <w:t xml:space="preserve"> </w:t>
      </w:r>
      <w:hyperlink r:id="rId39">
        <w:r>
          <w:rPr>
            <w:rStyle w:val="Hyperlink"/>
          </w:rPr>
          <w:t>Weekly and Monthly Subcutaneous Buprenorphine Depot Formulations vs Daily Sublingual Buprenorphine with Naloxone for Treatment of Opioid Use Disorder: A Randomized Clinical Trial</w:t>
        </w:r>
      </w:hyperlink>
      <w:r>
        <w:t xml:space="preserve">. </w:t>
      </w:r>
      <w:r>
        <w:rPr>
          <w:i/>
          <w:iCs/>
        </w:rPr>
        <w:t>JAMA Internal Medicine</w:t>
      </w:r>
      <w:r>
        <w:t xml:space="preserve"> 2018; </w:t>
      </w:r>
      <w:r>
        <w:rPr>
          <w:b/>
          <w:bCs/>
        </w:rPr>
        <w:t>178</w:t>
      </w:r>
      <w:r>
        <w:t>: 764–73.</w:t>
      </w:r>
    </w:p>
    <w:p w14:paraId="78F1EF02" w14:textId="77777777" w:rsidR="00736ECF" w:rsidRDefault="00736ECF" w:rsidP="00736ECF">
      <w:pPr>
        <w:pStyle w:val="Bibliography"/>
      </w:pPr>
      <w:bookmarkStart w:id="105" w:name="X8cffe0b7f7d61ad3a4600027c289a08e9d3185b"/>
      <w:bookmarkEnd w:id="104"/>
      <w:r>
        <w:t xml:space="preserve">41 </w:t>
      </w:r>
      <w:r>
        <w:tab/>
        <w:t>National Institute for Health and Clinical Excellence (NICE). Opioid dependence: Buprenorphine prolonged release injection (Buvidal). Evidence review. 2019.</w:t>
      </w:r>
    </w:p>
    <w:p w14:paraId="746B24CC" w14:textId="77777777" w:rsidR="00736ECF" w:rsidRDefault="00736ECF" w:rsidP="00736ECF">
      <w:pPr>
        <w:pStyle w:val="Bibliography"/>
      </w:pPr>
      <w:bookmarkStart w:id="106" w:name="Xb51adb2b41107cc4556236cf3c557abdc0db129"/>
      <w:bookmarkEnd w:id="105"/>
      <w:r>
        <w:t xml:space="preserve">42 </w:t>
      </w:r>
      <w:r>
        <w:tab/>
        <w:t>All Wales Therapeutics and Toxicology Centre. WMSG Secretariat Assessment Report. Buprenorphine. Buprenorphine (Buvidal) 8 mg, 16 mg, 24 mg, 32 mg, 64 mg, 96 mg and 128 mg prolonged- release solution for subcutaneous injection. Reference number: 3977. 2019.</w:t>
      </w:r>
    </w:p>
    <w:p w14:paraId="4D6F96BA" w14:textId="77777777" w:rsidR="00736ECF" w:rsidRDefault="00736ECF" w:rsidP="00736ECF">
      <w:pPr>
        <w:pStyle w:val="Bibliography"/>
      </w:pPr>
      <w:bookmarkStart w:id="107" w:name="X713dc5b450a8c177d1e398f81e0831f0e30eb2f"/>
      <w:bookmarkEnd w:id="106"/>
      <w:r>
        <w:t xml:space="preserve">43 </w:t>
      </w:r>
      <w:r>
        <w:tab/>
        <w:t>Scottish Medicines Consortium. Buprenorphine 8/16/24/32/64/96/128 mg prolonged-release solution for injection (Buvidal) SMC2169. 2019.</w:t>
      </w:r>
    </w:p>
    <w:p w14:paraId="4CF637B5" w14:textId="77777777" w:rsidR="00736ECF" w:rsidRDefault="00736ECF" w:rsidP="00736ECF">
      <w:pPr>
        <w:pStyle w:val="Bibliography"/>
      </w:pPr>
      <w:bookmarkStart w:id="108" w:name="ref-R-base"/>
      <w:bookmarkEnd w:id="107"/>
      <w:r>
        <w:t xml:space="preserve">44 </w:t>
      </w:r>
      <w:r>
        <w:tab/>
        <w:t xml:space="preserve">R Core Team. R: A language and environment for statistical computing. Vienna, Austria: R Foundation for Statistical Computing, 2023 </w:t>
      </w:r>
      <w:hyperlink r:id="rId40">
        <w:r>
          <w:rPr>
            <w:rStyle w:val="Hyperlink"/>
          </w:rPr>
          <w:t>https://www.R-project.org/</w:t>
        </w:r>
      </w:hyperlink>
      <w:r>
        <w:t>.</w:t>
      </w:r>
    </w:p>
    <w:p w14:paraId="1CC4084D" w14:textId="77777777" w:rsidR="00736ECF" w:rsidRDefault="00736ECF" w:rsidP="00736ECF">
      <w:pPr>
        <w:pStyle w:val="Bibliography"/>
      </w:pPr>
      <w:bookmarkStart w:id="109" w:name="ref-R-Amelia"/>
      <w:bookmarkEnd w:id="108"/>
      <w:r>
        <w:t xml:space="preserve">45 </w:t>
      </w:r>
      <w:r>
        <w:tab/>
        <w:t xml:space="preserve">Honaker J, King G, Blackwell M. </w:t>
      </w:r>
      <w:hyperlink r:id="rId41">
        <w:r>
          <w:rPr>
            <w:rStyle w:val="Hyperlink"/>
          </w:rPr>
          <w:t>Amelia II: A program for missing data</w:t>
        </w:r>
      </w:hyperlink>
      <w:r>
        <w:t xml:space="preserve">. </w:t>
      </w:r>
      <w:r>
        <w:rPr>
          <w:i/>
          <w:iCs/>
        </w:rPr>
        <w:t>Journal of Statistical Software</w:t>
      </w:r>
      <w:r>
        <w:t xml:space="preserve"> 2011; </w:t>
      </w:r>
      <w:r>
        <w:rPr>
          <w:b/>
          <w:bCs/>
        </w:rPr>
        <w:t>45</w:t>
      </w:r>
      <w:r>
        <w:t>: 1–47.</w:t>
      </w:r>
    </w:p>
    <w:p w14:paraId="277F3AE1" w14:textId="77777777" w:rsidR="00736ECF" w:rsidRDefault="00736ECF" w:rsidP="00736ECF">
      <w:pPr>
        <w:pStyle w:val="Bibliography"/>
      </w:pPr>
      <w:bookmarkStart w:id="110" w:name="ref-R-broom"/>
      <w:bookmarkEnd w:id="109"/>
      <w:r>
        <w:t xml:space="preserve">46 </w:t>
      </w:r>
      <w:r>
        <w:tab/>
        <w:t xml:space="preserve">Robinson D, Hayes A, Couch S. Broom: Convert statistical objects into tidy </w:t>
      </w:r>
      <w:proofErr w:type="spellStart"/>
      <w:r>
        <w:t>tibbles</w:t>
      </w:r>
      <w:proofErr w:type="spellEnd"/>
      <w:r>
        <w:t xml:space="preserve">. 2023 </w:t>
      </w:r>
      <w:hyperlink r:id="rId42">
        <w:r>
          <w:rPr>
            <w:rStyle w:val="Hyperlink"/>
          </w:rPr>
          <w:t>https://CRAN.R-project.org/package=broom</w:t>
        </w:r>
      </w:hyperlink>
      <w:r>
        <w:t>.</w:t>
      </w:r>
    </w:p>
    <w:p w14:paraId="57029976" w14:textId="77777777" w:rsidR="00736ECF" w:rsidRDefault="00736ECF" w:rsidP="00736ECF">
      <w:pPr>
        <w:pStyle w:val="Bibliography"/>
      </w:pPr>
      <w:bookmarkStart w:id="111" w:name="ref-R-broom.mixed"/>
      <w:bookmarkEnd w:id="110"/>
      <w:r>
        <w:t xml:space="preserve">47 </w:t>
      </w:r>
      <w:r>
        <w:tab/>
      </w:r>
      <w:proofErr w:type="spellStart"/>
      <w:r>
        <w:t>Bolker</w:t>
      </w:r>
      <w:proofErr w:type="spellEnd"/>
      <w:r>
        <w:t xml:space="preserve"> B, Robinson D. </w:t>
      </w:r>
      <w:proofErr w:type="spellStart"/>
      <w:r>
        <w:t>Broom.mixed</w:t>
      </w:r>
      <w:proofErr w:type="spellEnd"/>
      <w:r>
        <w:t xml:space="preserve">: Tidying methods for mixed models. 2022 </w:t>
      </w:r>
      <w:hyperlink r:id="rId43">
        <w:r>
          <w:rPr>
            <w:rStyle w:val="Hyperlink"/>
          </w:rPr>
          <w:t>https://CRAN.R-project.org/package=broom.mixed</w:t>
        </w:r>
      </w:hyperlink>
      <w:r>
        <w:t>.</w:t>
      </w:r>
    </w:p>
    <w:p w14:paraId="19C627E6" w14:textId="77777777" w:rsidR="00736ECF" w:rsidRDefault="00736ECF" w:rsidP="00736ECF">
      <w:pPr>
        <w:pStyle w:val="Bibliography"/>
      </w:pPr>
      <w:bookmarkStart w:id="112" w:name="ref-R-car"/>
      <w:bookmarkEnd w:id="111"/>
      <w:r>
        <w:t xml:space="preserve">48 </w:t>
      </w:r>
      <w:r>
        <w:tab/>
        <w:t xml:space="preserve">Fox J, Weisberg S. An R companion to applied regression, Third. Thousand Oaks CA: Sage, 2019 </w:t>
      </w:r>
      <w:hyperlink r:id="rId44">
        <w:r>
          <w:rPr>
            <w:rStyle w:val="Hyperlink"/>
          </w:rPr>
          <w:t>https://socialsciences.mcmaster.ca/jfox/Books/Companion/</w:t>
        </w:r>
      </w:hyperlink>
      <w:r>
        <w:t>.</w:t>
      </w:r>
    </w:p>
    <w:p w14:paraId="61F568D6" w14:textId="77777777" w:rsidR="00736ECF" w:rsidRDefault="00736ECF" w:rsidP="00736ECF">
      <w:pPr>
        <w:pStyle w:val="Bibliography"/>
      </w:pPr>
      <w:bookmarkStart w:id="113" w:name="ref-R-carData"/>
      <w:bookmarkEnd w:id="112"/>
      <w:r>
        <w:t xml:space="preserve">49 </w:t>
      </w:r>
      <w:r>
        <w:tab/>
        <w:t xml:space="preserve">Fox J, Weisberg S, Price B. </w:t>
      </w:r>
      <w:proofErr w:type="spellStart"/>
      <w:r>
        <w:t>carData</w:t>
      </w:r>
      <w:proofErr w:type="spellEnd"/>
      <w:r>
        <w:t xml:space="preserve">: Companion to applied regression data sets. 2022 </w:t>
      </w:r>
      <w:hyperlink r:id="rId45">
        <w:r>
          <w:rPr>
            <w:rStyle w:val="Hyperlink"/>
          </w:rPr>
          <w:t>https://CRAN.R-project.org/package=carData</w:t>
        </w:r>
      </w:hyperlink>
      <w:r>
        <w:t>.</w:t>
      </w:r>
    </w:p>
    <w:p w14:paraId="1EC3C21F" w14:textId="77777777" w:rsidR="00736ECF" w:rsidRDefault="00736ECF" w:rsidP="00736ECF">
      <w:pPr>
        <w:pStyle w:val="Bibliography"/>
      </w:pPr>
      <w:bookmarkStart w:id="114" w:name="ref-R-coxed"/>
      <w:bookmarkEnd w:id="113"/>
      <w:r>
        <w:t xml:space="preserve">50 </w:t>
      </w:r>
      <w:r>
        <w:tab/>
      </w:r>
      <w:proofErr w:type="spellStart"/>
      <w:r>
        <w:t>Kropko</w:t>
      </w:r>
      <w:proofErr w:type="spellEnd"/>
      <w:r>
        <w:t xml:space="preserve"> J, Harden JJ. Coxed: Duration-based quantities of interest for the cox proportional hazards model. 2020 </w:t>
      </w:r>
      <w:hyperlink r:id="rId46">
        <w:r>
          <w:rPr>
            <w:rStyle w:val="Hyperlink"/>
          </w:rPr>
          <w:t>https://CRAN.R-project.org/package=coxed</w:t>
        </w:r>
      </w:hyperlink>
      <w:r>
        <w:t>.</w:t>
      </w:r>
    </w:p>
    <w:p w14:paraId="56FAD3B6" w14:textId="77777777" w:rsidR="00736ECF" w:rsidRDefault="00736ECF" w:rsidP="00736ECF">
      <w:pPr>
        <w:pStyle w:val="Bibliography"/>
      </w:pPr>
      <w:bookmarkStart w:id="115" w:name="ref-R-dplyr"/>
      <w:bookmarkEnd w:id="114"/>
      <w:r>
        <w:t xml:space="preserve">51 </w:t>
      </w:r>
      <w:r>
        <w:tab/>
        <w:t xml:space="preserve">Wickham H, François R, Henry L, Müller K, Vaughan D. </w:t>
      </w:r>
      <w:proofErr w:type="spellStart"/>
      <w:r>
        <w:t>Dplyr</w:t>
      </w:r>
      <w:proofErr w:type="spellEnd"/>
      <w:r>
        <w:t xml:space="preserve">: A grammar of data manipulation. 2023 </w:t>
      </w:r>
      <w:hyperlink r:id="rId47">
        <w:r>
          <w:rPr>
            <w:rStyle w:val="Hyperlink"/>
          </w:rPr>
          <w:t>https://CRAN.R-project.org/package=dplyr</w:t>
        </w:r>
      </w:hyperlink>
      <w:r>
        <w:t>.</w:t>
      </w:r>
    </w:p>
    <w:p w14:paraId="6F98CCA6" w14:textId="77777777" w:rsidR="00736ECF" w:rsidRDefault="00736ECF" w:rsidP="00736ECF">
      <w:pPr>
        <w:pStyle w:val="Bibliography"/>
      </w:pPr>
      <w:bookmarkStart w:id="116" w:name="ref-R-eq5d"/>
      <w:bookmarkEnd w:id="115"/>
      <w:r>
        <w:t xml:space="preserve">52 </w:t>
      </w:r>
      <w:r>
        <w:tab/>
        <w:t xml:space="preserve">Morton F, </w:t>
      </w:r>
      <w:proofErr w:type="spellStart"/>
      <w:r>
        <w:t>Nijjar</w:t>
      </w:r>
      <w:proofErr w:type="spellEnd"/>
      <w:r>
        <w:t xml:space="preserve"> JS. eq5d: Methods for analysing ’EQ-5D’ data and calculating ’EQ-5D’ index scores. 2023 </w:t>
      </w:r>
      <w:hyperlink r:id="rId48">
        <w:r>
          <w:rPr>
            <w:rStyle w:val="Hyperlink"/>
          </w:rPr>
          <w:t>https://CRAN.R-project.org/package=eq5d</w:t>
        </w:r>
      </w:hyperlink>
      <w:r>
        <w:t>.</w:t>
      </w:r>
    </w:p>
    <w:p w14:paraId="53EFECD9" w14:textId="77777777" w:rsidR="00736ECF" w:rsidRDefault="00736ECF" w:rsidP="00736ECF">
      <w:pPr>
        <w:pStyle w:val="Bibliography"/>
      </w:pPr>
      <w:bookmarkStart w:id="117" w:name="ref-R-forcats"/>
      <w:bookmarkEnd w:id="116"/>
      <w:r>
        <w:t xml:space="preserve">53 </w:t>
      </w:r>
      <w:r>
        <w:tab/>
        <w:t xml:space="preserve">Wickham H. </w:t>
      </w:r>
      <w:proofErr w:type="spellStart"/>
      <w:r>
        <w:t>Forcats</w:t>
      </w:r>
      <w:proofErr w:type="spellEnd"/>
      <w:r>
        <w:t xml:space="preserve">: Tools for working with categorical variables (factors). 2023 </w:t>
      </w:r>
      <w:hyperlink r:id="rId49">
        <w:r>
          <w:rPr>
            <w:rStyle w:val="Hyperlink"/>
          </w:rPr>
          <w:t>https://CRAN.R-project.org/package=forcats</w:t>
        </w:r>
      </w:hyperlink>
      <w:r>
        <w:t>.</w:t>
      </w:r>
    </w:p>
    <w:p w14:paraId="365E1414" w14:textId="77777777" w:rsidR="00736ECF" w:rsidRDefault="00736ECF" w:rsidP="00736ECF">
      <w:pPr>
        <w:pStyle w:val="Bibliography"/>
      </w:pPr>
      <w:bookmarkStart w:id="118" w:name="ref-R-furrr"/>
      <w:bookmarkEnd w:id="117"/>
      <w:r>
        <w:t xml:space="preserve">54 </w:t>
      </w:r>
      <w:r>
        <w:tab/>
        <w:t xml:space="preserve">Vaughan D, </w:t>
      </w:r>
      <w:proofErr w:type="spellStart"/>
      <w:r>
        <w:t>Dancho</w:t>
      </w:r>
      <w:proofErr w:type="spellEnd"/>
      <w:r>
        <w:t xml:space="preserve"> M. </w:t>
      </w:r>
      <w:proofErr w:type="spellStart"/>
      <w:r>
        <w:t>Furrr</w:t>
      </w:r>
      <w:proofErr w:type="spellEnd"/>
      <w:r>
        <w:t xml:space="preserve">: Apply mapping functions in parallel using futures. 2022 </w:t>
      </w:r>
      <w:hyperlink r:id="rId50">
        <w:r>
          <w:rPr>
            <w:rStyle w:val="Hyperlink"/>
          </w:rPr>
          <w:t>https://CRAN.R-project.org/package=furrr</w:t>
        </w:r>
      </w:hyperlink>
      <w:r>
        <w:t>.</w:t>
      </w:r>
    </w:p>
    <w:p w14:paraId="52351589" w14:textId="77777777" w:rsidR="00736ECF" w:rsidRDefault="00736ECF" w:rsidP="00736ECF">
      <w:pPr>
        <w:pStyle w:val="Bibliography"/>
      </w:pPr>
      <w:bookmarkStart w:id="119" w:name="ref-R-ggplot2"/>
      <w:bookmarkEnd w:id="118"/>
      <w:r>
        <w:t xml:space="preserve">55 </w:t>
      </w:r>
      <w:r>
        <w:tab/>
        <w:t xml:space="preserve">Wickham H. ggplot2: Elegant graphics for data analysis. Springer-Verlag New York, 2016 </w:t>
      </w:r>
      <w:hyperlink r:id="rId51">
        <w:r>
          <w:rPr>
            <w:rStyle w:val="Hyperlink"/>
          </w:rPr>
          <w:t>https://ggplot2.tidyverse.org</w:t>
        </w:r>
      </w:hyperlink>
      <w:r>
        <w:t>.</w:t>
      </w:r>
    </w:p>
    <w:p w14:paraId="5988138B" w14:textId="77777777" w:rsidR="00736ECF" w:rsidRDefault="00736ECF" w:rsidP="00736ECF">
      <w:pPr>
        <w:pStyle w:val="Bibliography"/>
      </w:pPr>
      <w:bookmarkStart w:id="120" w:name="ref-R-haven"/>
      <w:bookmarkEnd w:id="119"/>
      <w:r>
        <w:t xml:space="preserve">56 </w:t>
      </w:r>
      <w:r>
        <w:tab/>
        <w:t>Wickham H, Miller E, Smith D. Haven: Import and export ’SPSS’, ’</w:t>
      </w:r>
      <w:proofErr w:type="spellStart"/>
      <w:r>
        <w:t>stata</w:t>
      </w:r>
      <w:proofErr w:type="spellEnd"/>
      <w:r>
        <w:t xml:space="preserve">’ and ’SAS’ files. 2023 </w:t>
      </w:r>
      <w:hyperlink r:id="rId52">
        <w:r>
          <w:rPr>
            <w:rStyle w:val="Hyperlink"/>
          </w:rPr>
          <w:t>https://CRAN.R-project.org/package=haven</w:t>
        </w:r>
      </w:hyperlink>
      <w:r>
        <w:t>.</w:t>
      </w:r>
    </w:p>
    <w:p w14:paraId="54628F1D" w14:textId="77777777" w:rsidR="00736ECF" w:rsidRDefault="00736ECF" w:rsidP="00736ECF">
      <w:pPr>
        <w:pStyle w:val="Bibliography"/>
      </w:pPr>
      <w:bookmarkStart w:id="121" w:name="ref-R-Hmisc"/>
      <w:bookmarkEnd w:id="120"/>
      <w:r>
        <w:lastRenderedPageBreak/>
        <w:t xml:space="preserve">57 </w:t>
      </w:r>
      <w:r>
        <w:tab/>
        <w:t xml:space="preserve">Harrell Jr FE. </w:t>
      </w:r>
      <w:proofErr w:type="spellStart"/>
      <w:r>
        <w:t>Hmisc</w:t>
      </w:r>
      <w:proofErr w:type="spellEnd"/>
      <w:r>
        <w:t xml:space="preserve">: Harrell miscellaneous. 2023 </w:t>
      </w:r>
      <w:hyperlink r:id="rId53">
        <w:r>
          <w:rPr>
            <w:rStyle w:val="Hyperlink"/>
          </w:rPr>
          <w:t>https://CRAN.R-project.org/package=Hmisc</w:t>
        </w:r>
      </w:hyperlink>
      <w:r>
        <w:t>.</w:t>
      </w:r>
    </w:p>
    <w:p w14:paraId="641940A5" w14:textId="77777777" w:rsidR="00736ECF" w:rsidRDefault="00736ECF" w:rsidP="00736ECF">
      <w:pPr>
        <w:pStyle w:val="Bibliography"/>
      </w:pPr>
      <w:bookmarkStart w:id="122" w:name="ref-R-janitor"/>
      <w:bookmarkEnd w:id="121"/>
      <w:r>
        <w:t xml:space="preserve">58 </w:t>
      </w:r>
      <w:r>
        <w:tab/>
      </w:r>
      <w:proofErr w:type="spellStart"/>
      <w:r>
        <w:t>Firke</w:t>
      </w:r>
      <w:proofErr w:type="spellEnd"/>
      <w:r>
        <w:t xml:space="preserve"> S. Janitor: Simple tools for examining and cleaning dirty data. 2023 </w:t>
      </w:r>
      <w:hyperlink r:id="rId54">
        <w:r>
          <w:rPr>
            <w:rStyle w:val="Hyperlink"/>
          </w:rPr>
          <w:t>https://CRAN.R-project.org/package=janitor</w:t>
        </w:r>
      </w:hyperlink>
      <w:r>
        <w:t>.</w:t>
      </w:r>
    </w:p>
    <w:p w14:paraId="37D1F679" w14:textId="77777777" w:rsidR="00736ECF" w:rsidRDefault="00736ECF" w:rsidP="00736ECF">
      <w:pPr>
        <w:pStyle w:val="Bibliography"/>
      </w:pPr>
      <w:bookmarkStart w:id="123" w:name="ref-R-kableExtra"/>
      <w:bookmarkEnd w:id="122"/>
      <w:r>
        <w:t xml:space="preserve">59 </w:t>
      </w:r>
      <w:r>
        <w:tab/>
        <w:t xml:space="preserve">Zhu H. </w:t>
      </w:r>
      <w:proofErr w:type="spellStart"/>
      <w:r>
        <w:t>kableExtra</w:t>
      </w:r>
      <w:proofErr w:type="spellEnd"/>
      <w:r>
        <w:t>: Construct complex table with ’</w:t>
      </w:r>
      <w:proofErr w:type="spellStart"/>
      <w:r>
        <w:t>kable</w:t>
      </w:r>
      <w:proofErr w:type="spellEnd"/>
      <w:r>
        <w:t xml:space="preserve">’ and pipe syntax. 2021 </w:t>
      </w:r>
      <w:hyperlink r:id="rId55">
        <w:r>
          <w:rPr>
            <w:rStyle w:val="Hyperlink"/>
          </w:rPr>
          <w:t>https://CRAN.R-project.org/package=kableExtra</w:t>
        </w:r>
      </w:hyperlink>
      <w:r>
        <w:t>.</w:t>
      </w:r>
    </w:p>
    <w:p w14:paraId="0CE95574" w14:textId="77777777" w:rsidR="00736ECF" w:rsidRDefault="00736ECF" w:rsidP="00736ECF">
      <w:pPr>
        <w:pStyle w:val="Bibliography"/>
      </w:pPr>
      <w:bookmarkStart w:id="124" w:name="ref-R-knitr"/>
      <w:bookmarkEnd w:id="123"/>
      <w:r>
        <w:t xml:space="preserve">60 </w:t>
      </w:r>
      <w:r>
        <w:tab/>
      </w:r>
      <w:proofErr w:type="spellStart"/>
      <w:r>
        <w:t>Xie</w:t>
      </w:r>
      <w:proofErr w:type="spellEnd"/>
      <w:r>
        <w:t xml:space="preserve"> Y. Dynamic documents with R and </w:t>
      </w:r>
      <w:proofErr w:type="spellStart"/>
      <w:r>
        <w:t>knitr</w:t>
      </w:r>
      <w:proofErr w:type="spellEnd"/>
      <w:r>
        <w:t xml:space="preserve">, 2nd </w:t>
      </w:r>
      <w:proofErr w:type="spellStart"/>
      <w:r>
        <w:t>edn</w:t>
      </w:r>
      <w:proofErr w:type="spellEnd"/>
      <w:r>
        <w:t xml:space="preserve">. Boca Raton, Florida: Chapman; Hall/CRC, 2015 </w:t>
      </w:r>
      <w:hyperlink r:id="rId56">
        <w:r>
          <w:rPr>
            <w:rStyle w:val="Hyperlink"/>
          </w:rPr>
          <w:t>https://yihui.org/knitr/</w:t>
        </w:r>
      </w:hyperlink>
      <w:r>
        <w:t>.</w:t>
      </w:r>
    </w:p>
    <w:p w14:paraId="6E800048" w14:textId="77777777" w:rsidR="00736ECF" w:rsidRDefault="00736ECF" w:rsidP="00736ECF">
      <w:pPr>
        <w:pStyle w:val="Bibliography"/>
      </w:pPr>
      <w:bookmarkStart w:id="125" w:name="ref-R-lme4"/>
      <w:bookmarkEnd w:id="124"/>
      <w:r>
        <w:t xml:space="preserve">61 </w:t>
      </w:r>
      <w:r>
        <w:tab/>
        <w:t xml:space="preserve">Bates D, </w:t>
      </w:r>
      <w:proofErr w:type="spellStart"/>
      <w:r>
        <w:t>Mächler</w:t>
      </w:r>
      <w:proofErr w:type="spellEnd"/>
      <w:r>
        <w:t xml:space="preserve"> M, </w:t>
      </w:r>
      <w:proofErr w:type="spellStart"/>
      <w:r>
        <w:t>Bolker</w:t>
      </w:r>
      <w:proofErr w:type="spellEnd"/>
      <w:r>
        <w:t xml:space="preserve"> B, Walker S. </w:t>
      </w:r>
      <w:hyperlink r:id="rId57">
        <w:r>
          <w:rPr>
            <w:rStyle w:val="Hyperlink"/>
          </w:rPr>
          <w:t>Fitting linear mixed-effects models using lme4</w:t>
        </w:r>
      </w:hyperlink>
      <w:r>
        <w:t xml:space="preserve">. </w:t>
      </w:r>
      <w:r>
        <w:rPr>
          <w:i/>
          <w:iCs/>
        </w:rPr>
        <w:t>Journal of Statistical Software</w:t>
      </w:r>
      <w:r>
        <w:t xml:space="preserve"> 2015; </w:t>
      </w:r>
      <w:r>
        <w:rPr>
          <w:b/>
          <w:bCs/>
        </w:rPr>
        <w:t>67</w:t>
      </w:r>
      <w:r>
        <w:t>: 1–48.</w:t>
      </w:r>
    </w:p>
    <w:p w14:paraId="3F97AC63" w14:textId="77777777" w:rsidR="00736ECF" w:rsidRDefault="00736ECF" w:rsidP="00736ECF">
      <w:pPr>
        <w:pStyle w:val="Bibliography"/>
      </w:pPr>
      <w:bookmarkStart w:id="126" w:name="ref-R-lmtest"/>
      <w:bookmarkEnd w:id="125"/>
      <w:r>
        <w:t xml:space="preserve">62 </w:t>
      </w:r>
      <w:r>
        <w:tab/>
      </w:r>
      <w:proofErr w:type="spellStart"/>
      <w:r>
        <w:t>Zeileis</w:t>
      </w:r>
      <w:proofErr w:type="spellEnd"/>
      <w:r>
        <w:t xml:space="preserve"> A, </w:t>
      </w:r>
      <w:proofErr w:type="spellStart"/>
      <w:r>
        <w:t>Hothorn</w:t>
      </w:r>
      <w:proofErr w:type="spellEnd"/>
      <w:r>
        <w:t xml:space="preserve"> T. </w:t>
      </w:r>
      <w:hyperlink r:id="rId58">
        <w:r>
          <w:rPr>
            <w:rStyle w:val="Hyperlink"/>
          </w:rPr>
          <w:t>Diagnostic checking in regression relationships</w:t>
        </w:r>
      </w:hyperlink>
      <w:r>
        <w:t xml:space="preserve">. </w:t>
      </w:r>
      <w:r>
        <w:rPr>
          <w:i/>
          <w:iCs/>
        </w:rPr>
        <w:t>R News</w:t>
      </w:r>
      <w:r>
        <w:t xml:space="preserve"> 2002; </w:t>
      </w:r>
      <w:r>
        <w:rPr>
          <w:b/>
          <w:bCs/>
        </w:rPr>
        <w:t>2</w:t>
      </w:r>
      <w:r>
        <w:t>: 7–10.</w:t>
      </w:r>
    </w:p>
    <w:p w14:paraId="38BD30E6" w14:textId="77777777" w:rsidR="00736ECF" w:rsidRDefault="00736ECF" w:rsidP="00736ECF">
      <w:pPr>
        <w:pStyle w:val="Bibliography"/>
      </w:pPr>
      <w:bookmarkStart w:id="127" w:name="ref-R-lubridate"/>
      <w:bookmarkEnd w:id="126"/>
      <w:r>
        <w:t xml:space="preserve">63 </w:t>
      </w:r>
      <w:r>
        <w:tab/>
      </w:r>
      <w:proofErr w:type="spellStart"/>
      <w:r>
        <w:t>Grolemund</w:t>
      </w:r>
      <w:proofErr w:type="spellEnd"/>
      <w:r>
        <w:t xml:space="preserve"> G, Wickham H. </w:t>
      </w:r>
      <w:hyperlink r:id="rId59">
        <w:r>
          <w:rPr>
            <w:rStyle w:val="Hyperlink"/>
          </w:rPr>
          <w:t xml:space="preserve">Dates and times made easy with </w:t>
        </w:r>
        <w:proofErr w:type="spellStart"/>
        <w:r>
          <w:rPr>
            <w:rStyle w:val="Hyperlink"/>
          </w:rPr>
          <w:t>lubridate</w:t>
        </w:r>
        <w:proofErr w:type="spellEnd"/>
      </w:hyperlink>
      <w:r>
        <w:t xml:space="preserve">. </w:t>
      </w:r>
      <w:r>
        <w:rPr>
          <w:i/>
          <w:iCs/>
        </w:rPr>
        <w:t>Journal of Statistical Software</w:t>
      </w:r>
      <w:r>
        <w:t xml:space="preserve"> 2011; </w:t>
      </w:r>
      <w:r>
        <w:rPr>
          <w:b/>
          <w:bCs/>
        </w:rPr>
        <w:t>40</w:t>
      </w:r>
      <w:r>
        <w:t>: 1–25.</w:t>
      </w:r>
    </w:p>
    <w:p w14:paraId="4D09C6B7" w14:textId="77777777" w:rsidR="00736ECF" w:rsidRDefault="00736ECF" w:rsidP="00736ECF">
      <w:pPr>
        <w:pStyle w:val="Bibliography"/>
      </w:pPr>
      <w:bookmarkStart w:id="128" w:name="ref-R-Matrix"/>
      <w:bookmarkEnd w:id="127"/>
      <w:r>
        <w:t xml:space="preserve">64 </w:t>
      </w:r>
      <w:r>
        <w:tab/>
        <w:t xml:space="preserve">Bates D, </w:t>
      </w:r>
      <w:proofErr w:type="spellStart"/>
      <w:r>
        <w:t>Maechler</w:t>
      </w:r>
      <w:proofErr w:type="spellEnd"/>
      <w:r>
        <w:t xml:space="preserve"> M, </w:t>
      </w:r>
      <w:proofErr w:type="spellStart"/>
      <w:r>
        <w:t>Jagan</w:t>
      </w:r>
      <w:proofErr w:type="spellEnd"/>
      <w:r>
        <w:t xml:space="preserve"> M. Matrix: Sparse and dense matrix classes and methods. 2023 </w:t>
      </w:r>
      <w:hyperlink r:id="rId60">
        <w:r>
          <w:rPr>
            <w:rStyle w:val="Hyperlink"/>
          </w:rPr>
          <w:t>https://CRAN.R-project.org/package=Matrix</w:t>
        </w:r>
      </w:hyperlink>
      <w:r>
        <w:t>.</w:t>
      </w:r>
    </w:p>
    <w:p w14:paraId="0B19282F" w14:textId="77777777" w:rsidR="00736ECF" w:rsidRDefault="00736ECF" w:rsidP="00736ECF">
      <w:pPr>
        <w:pStyle w:val="Bibliography"/>
      </w:pPr>
      <w:bookmarkStart w:id="129" w:name="ref-R-mgcv_a"/>
      <w:bookmarkEnd w:id="128"/>
      <w:r>
        <w:t xml:space="preserve">65 </w:t>
      </w:r>
      <w:r>
        <w:tab/>
        <w:t xml:space="preserve">Wood SN. Fast stable restricted maximum likelihood and marginal likelihood estimation of semiparametric generalized linear models. </w:t>
      </w:r>
      <w:r>
        <w:rPr>
          <w:i/>
          <w:iCs/>
        </w:rPr>
        <w:t>Journal of the Royal Statistical Society (B)</w:t>
      </w:r>
      <w:r>
        <w:t xml:space="preserve"> 2011; </w:t>
      </w:r>
      <w:r>
        <w:rPr>
          <w:b/>
          <w:bCs/>
        </w:rPr>
        <w:t>73</w:t>
      </w:r>
      <w:r>
        <w:t>: 3–36.</w:t>
      </w:r>
    </w:p>
    <w:p w14:paraId="5F275469" w14:textId="77777777" w:rsidR="00736ECF" w:rsidRDefault="00736ECF" w:rsidP="00736ECF">
      <w:pPr>
        <w:pStyle w:val="Bibliography"/>
      </w:pPr>
      <w:bookmarkStart w:id="130" w:name="ref-R-mgcv_b"/>
      <w:bookmarkEnd w:id="129"/>
      <w:r>
        <w:t xml:space="preserve">66 </w:t>
      </w:r>
      <w:r>
        <w:tab/>
        <w:t xml:space="preserve">Wood SN, N., </w:t>
      </w:r>
      <w:proofErr w:type="spellStart"/>
      <w:r>
        <w:t>Pya</w:t>
      </w:r>
      <w:proofErr w:type="spellEnd"/>
      <w:r>
        <w:t xml:space="preserve">, </w:t>
      </w:r>
      <w:proofErr w:type="spellStart"/>
      <w:r>
        <w:t>S"afken</w:t>
      </w:r>
      <w:proofErr w:type="spellEnd"/>
      <w:r>
        <w:t xml:space="preserve"> B. Smoothing parameter and model selection for general smooth models (with discussion). </w:t>
      </w:r>
      <w:r>
        <w:rPr>
          <w:i/>
          <w:iCs/>
        </w:rPr>
        <w:t>Journal of the American Statistical Association</w:t>
      </w:r>
      <w:r>
        <w:t xml:space="preserve"> 2016; </w:t>
      </w:r>
      <w:r>
        <w:rPr>
          <w:b/>
          <w:bCs/>
        </w:rPr>
        <w:t>111</w:t>
      </w:r>
      <w:r>
        <w:t>: 1548–75.</w:t>
      </w:r>
    </w:p>
    <w:p w14:paraId="02DE28F9" w14:textId="77777777" w:rsidR="00736ECF" w:rsidRDefault="00736ECF" w:rsidP="00736ECF">
      <w:pPr>
        <w:pStyle w:val="Bibliography"/>
      </w:pPr>
      <w:bookmarkStart w:id="131" w:name="ref-R-mgcv_c"/>
      <w:bookmarkEnd w:id="130"/>
      <w:r>
        <w:t xml:space="preserve">67 </w:t>
      </w:r>
      <w:r>
        <w:tab/>
        <w:t xml:space="preserve">Wood SN. Stable and efficient multiple smoothing parameter estimation for generalized additive models. </w:t>
      </w:r>
      <w:r>
        <w:rPr>
          <w:i/>
          <w:iCs/>
        </w:rPr>
        <w:t>Journal of the American Statistical Association</w:t>
      </w:r>
      <w:r>
        <w:t xml:space="preserve"> 2004; </w:t>
      </w:r>
      <w:r>
        <w:rPr>
          <w:b/>
          <w:bCs/>
        </w:rPr>
        <w:t>99</w:t>
      </w:r>
      <w:r>
        <w:t>: 673–86.</w:t>
      </w:r>
    </w:p>
    <w:p w14:paraId="1FD6905B" w14:textId="77777777" w:rsidR="00736ECF" w:rsidRDefault="00736ECF" w:rsidP="00736ECF">
      <w:pPr>
        <w:pStyle w:val="Bibliography"/>
      </w:pPr>
      <w:bookmarkStart w:id="132" w:name="ref-R-mgcv_d"/>
      <w:bookmarkEnd w:id="131"/>
      <w:r>
        <w:t xml:space="preserve">68 </w:t>
      </w:r>
      <w:r>
        <w:tab/>
        <w:t xml:space="preserve">Wood SN. Thin-plate regression splines. </w:t>
      </w:r>
      <w:r>
        <w:rPr>
          <w:i/>
          <w:iCs/>
        </w:rPr>
        <w:t>Journal of the Royal Statistical Society (B)</w:t>
      </w:r>
      <w:r>
        <w:t xml:space="preserve"> 2003; </w:t>
      </w:r>
      <w:r>
        <w:rPr>
          <w:b/>
          <w:bCs/>
        </w:rPr>
        <w:t>65</w:t>
      </w:r>
      <w:r>
        <w:t>: 95–114.</w:t>
      </w:r>
    </w:p>
    <w:p w14:paraId="056CB9DF" w14:textId="77777777" w:rsidR="00736ECF" w:rsidRDefault="00736ECF" w:rsidP="00736ECF">
      <w:pPr>
        <w:pStyle w:val="Bibliography"/>
      </w:pPr>
      <w:bookmarkStart w:id="133" w:name="ref-R-mice"/>
      <w:bookmarkEnd w:id="132"/>
      <w:r>
        <w:t xml:space="preserve">69 </w:t>
      </w:r>
      <w:r>
        <w:tab/>
        <w:t xml:space="preserve">van </w:t>
      </w:r>
      <w:proofErr w:type="spellStart"/>
      <w:r>
        <w:t>Buuren</w:t>
      </w:r>
      <w:proofErr w:type="spellEnd"/>
      <w:r>
        <w:t xml:space="preserve"> S, </w:t>
      </w:r>
      <w:proofErr w:type="spellStart"/>
      <w:r>
        <w:t>Groothuis-Oudshoorn</w:t>
      </w:r>
      <w:proofErr w:type="spellEnd"/>
      <w:r>
        <w:t xml:space="preserve"> K. </w:t>
      </w:r>
      <w:hyperlink r:id="rId61">
        <w:r>
          <w:rPr>
            <w:rStyle w:val="Hyperlink"/>
          </w:rPr>
          <w:t>mice: Multivariate imputation by chained equations in r</w:t>
        </w:r>
      </w:hyperlink>
      <w:r>
        <w:t xml:space="preserve">. </w:t>
      </w:r>
      <w:r>
        <w:rPr>
          <w:i/>
          <w:iCs/>
        </w:rPr>
        <w:t>Journal of Statistical Software</w:t>
      </w:r>
      <w:r>
        <w:t xml:space="preserve"> 2011; </w:t>
      </w:r>
      <w:r>
        <w:rPr>
          <w:b/>
          <w:bCs/>
        </w:rPr>
        <w:t>45</w:t>
      </w:r>
      <w:r>
        <w:t>: 1–67.</w:t>
      </w:r>
    </w:p>
    <w:p w14:paraId="37235D14" w14:textId="77777777" w:rsidR="00736ECF" w:rsidRDefault="00736ECF" w:rsidP="00736ECF">
      <w:pPr>
        <w:pStyle w:val="Bibliography"/>
      </w:pPr>
      <w:bookmarkStart w:id="134" w:name="ref-R-MKinfer"/>
      <w:bookmarkEnd w:id="133"/>
      <w:r>
        <w:t xml:space="preserve">70 </w:t>
      </w:r>
      <w:r>
        <w:tab/>
        <w:t xml:space="preserve">Kohl M. </w:t>
      </w:r>
      <w:proofErr w:type="spellStart"/>
      <w:r>
        <w:t>MKinfer</w:t>
      </w:r>
      <w:proofErr w:type="spellEnd"/>
      <w:r>
        <w:t xml:space="preserve">: Inferential Statistics. 2023 </w:t>
      </w:r>
      <w:hyperlink r:id="rId62">
        <w:r>
          <w:rPr>
            <w:rStyle w:val="Hyperlink"/>
          </w:rPr>
          <w:t>https://www.stamats.de</w:t>
        </w:r>
      </w:hyperlink>
      <w:r>
        <w:t>.</w:t>
      </w:r>
    </w:p>
    <w:p w14:paraId="62B6A387" w14:textId="77777777" w:rsidR="00736ECF" w:rsidRDefault="00736ECF" w:rsidP="00736ECF">
      <w:pPr>
        <w:pStyle w:val="Bibliography"/>
      </w:pPr>
      <w:bookmarkStart w:id="135" w:name="ref-R-nlme"/>
      <w:bookmarkEnd w:id="134"/>
      <w:r>
        <w:t xml:space="preserve">71 </w:t>
      </w:r>
      <w:r>
        <w:tab/>
        <w:t>Pinheiro JC, Bates DM. Mixed-effects models in s and s-PLUS. New York: Springer, 2000 DOI:</w:t>
      </w:r>
      <w:hyperlink r:id="rId63">
        <w:r>
          <w:rPr>
            <w:rStyle w:val="Hyperlink"/>
          </w:rPr>
          <w:t>10.1007/b98882</w:t>
        </w:r>
      </w:hyperlink>
      <w:r>
        <w:t>.</w:t>
      </w:r>
    </w:p>
    <w:p w14:paraId="13AC5507" w14:textId="77777777" w:rsidR="00736ECF" w:rsidRDefault="00736ECF" w:rsidP="00736ECF">
      <w:pPr>
        <w:pStyle w:val="Bibliography"/>
      </w:pPr>
      <w:bookmarkStart w:id="136" w:name="ref-R-purrr"/>
      <w:bookmarkEnd w:id="135"/>
      <w:r>
        <w:t xml:space="preserve">72 </w:t>
      </w:r>
      <w:r>
        <w:tab/>
        <w:t xml:space="preserve">Wickham H, Henry L. </w:t>
      </w:r>
      <w:proofErr w:type="spellStart"/>
      <w:r>
        <w:t>Purrr</w:t>
      </w:r>
      <w:proofErr w:type="spellEnd"/>
      <w:r>
        <w:t xml:space="preserve">: Functional programming tools. 2023 </w:t>
      </w:r>
      <w:hyperlink r:id="rId64">
        <w:r>
          <w:rPr>
            <w:rStyle w:val="Hyperlink"/>
          </w:rPr>
          <w:t>https://CRAN.R-project.org/package=purrr</w:t>
        </w:r>
      </w:hyperlink>
      <w:r>
        <w:t>.</w:t>
      </w:r>
    </w:p>
    <w:p w14:paraId="55469EFF" w14:textId="77777777" w:rsidR="00736ECF" w:rsidRDefault="00736ECF" w:rsidP="00736ECF">
      <w:pPr>
        <w:pStyle w:val="Bibliography"/>
      </w:pPr>
      <w:bookmarkStart w:id="137" w:name="ref-R-Rcpp_a"/>
      <w:bookmarkEnd w:id="136"/>
      <w:r>
        <w:t xml:space="preserve">73 </w:t>
      </w:r>
      <w:r>
        <w:tab/>
      </w:r>
      <w:proofErr w:type="spellStart"/>
      <w:r>
        <w:t>Eddelbuettel</w:t>
      </w:r>
      <w:proofErr w:type="spellEnd"/>
      <w:r>
        <w:t xml:space="preserve"> D, François R. </w:t>
      </w:r>
      <w:hyperlink r:id="rId65">
        <w:proofErr w:type="spellStart"/>
        <w:r>
          <w:rPr>
            <w:rStyle w:val="Hyperlink"/>
          </w:rPr>
          <w:t>Rcpp</w:t>
        </w:r>
        <w:proofErr w:type="spellEnd"/>
        <w:r>
          <w:rPr>
            <w:rStyle w:val="Hyperlink"/>
          </w:rPr>
          <w:t>: Seamless R and C++ integration</w:t>
        </w:r>
      </w:hyperlink>
      <w:r>
        <w:t xml:space="preserve">. </w:t>
      </w:r>
      <w:r>
        <w:rPr>
          <w:i/>
          <w:iCs/>
        </w:rPr>
        <w:t>Journal of Statistical Software</w:t>
      </w:r>
      <w:r>
        <w:t xml:space="preserve"> 2011; </w:t>
      </w:r>
      <w:r>
        <w:rPr>
          <w:b/>
          <w:bCs/>
        </w:rPr>
        <w:t>40</w:t>
      </w:r>
      <w:r>
        <w:t>: 1–18.</w:t>
      </w:r>
    </w:p>
    <w:p w14:paraId="114E71FC" w14:textId="77777777" w:rsidR="00736ECF" w:rsidRDefault="00736ECF" w:rsidP="00736ECF">
      <w:pPr>
        <w:pStyle w:val="Bibliography"/>
      </w:pPr>
      <w:bookmarkStart w:id="138" w:name="ref-R-Rcpp_b"/>
      <w:bookmarkEnd w:id="137"/>
      <w:r>
        <w:t xml:space="preserve">74 </w:t>
      </w:r>
      <w:r>
        <w:tab/>
      </w:r>
      <w:proofErr w:type="spellStart"/>
      <w:r>
        <w:t>Eddelbuettel</w:t>
      </w:r>
      <w:proofErr w:type="spellEnd"/>
      <w:r>
        <w:t xml:space="preserve"> D, </w:t>
      </w:r>
      <w:proofErr w:type="spellStart"/>
      <w:r>
        <w:t>Balamuta</w:t>
      </w:r>
      <w:proofErr w:type="spellEnd"/>
      <w:r>
        <w:t xml:space="preserve"> JJ. </w:t>
      </w:r>
      <w:hyperlink r:id="rId66">
        <w:r>
          <w:rPr>
            <w:rStyle w:val="Hyperlink"/>
          </w:rPr>
          <w:t xml:space="preserve">Extending </w:t>
        </w:r>
        <w:proofErr w:type="spellStart"/>
        <w:r>
          <w:rPr>
            <w:rStyle w:val="Hyperlink"/>
          </w:rPr>
          <w:t>extitR</w:t>
        </w:r>
        <w:proofErr w:type="spellEnd"/>
        <w:r>
          <w:rPr>
            <w:rStyle w:val="Hyperlink"/>
          </w:rPr>
          <w:t xml:space="preserve"> with </w:t>
        </w:r>
        <w:proofErr w:type="spellStart"/>
        <w:r>
          <w:rPr>
            <w:rStyle w:val="Hyperlink"/>
          </w:rPr>
          <w:t>extitC</w:t>
        </w:r>
        <w:proofErr w:type="spellEnd"/>
        <w:r>
          <w:rPr>
            <w:rStyle w:val="Hyperlink"/>
          </w:rPr>
          <w:t xml:space="preserve">++: A Brief Introduction to </w:t>
        </w:r>
        <w:proofErr w:type="spellStart"/>
        <w:r>
          <w:rPr>
            <w:rStyle w:val="Hyperlink"/>
          </w:rPr>
          <w:t>extitRcpp</w:t>
        </w:r>
        <w:proofErr w:type="spellEnd"/>
      </w:hyperlink>
      <w:r>
        <w:t xml:space="preserve">. </w:t>
      </w:r>
      <w:r>
        <w:rPr>
          <w:i/>
          <w:iCs/>
        </w:rPr>
        <w:t>The American Statistician</w:t>
      </w:r>
      <w:r>
        <w:t xml:space="preserve"> 2018; </w:t>
      </w:r>
      <w:r>
        <w:rPr>
          <w:b/>
          <w:bCs/>
        </w:rPr>
        <w:t>72</w:t>
      </w:r>
      <w:r>
        <w:t>: 28–36.</w:t>
      </w:r>
    </w:p>
    <w:p w14:paraId="09777FC1" w14:textId="77777777" w:rsidR="00736ECF" w:rsidRDefault="00736ECF" w:rsidP="00736ECF">
      <w:pPr>
        <w:pStyle w:val="Bibliography"/>
      </w:pPr>
      <w:bookmarkStart w:id="139" w:name="ref-R-readr"/>
      <w:bookmarkEnd w:id="138"/>
      <w:r>
        <w:t xml:space="preserve">75 </w:t>
      </w:r>
      <w:r>
        <w:tab/>
        <w:t xml:space="preserve">Wickham H, Hester J, Bryan J. </w:t>
      </w:r>
      <w:proofErr w:type="spellStart"/>
      <w:r>
        <w:t>Readr</w:t>
      </w:r>
      <w:proofErr w:type="spellEnd"/>
      <w:r>
        <w:t xml:space="preserve">: Read rectangular text data. 2023 </w:t>
      </w:r>
      <w:hyperlink r:id="rId67">
        <w:r>
          <w:rPr>
            <w:rStyle w:val="Hyperlink"/>
          </w:rPr>
          <w:t>https://CRAN.R-project.org/package=readr</w:t>
        </w:r>
      </w:hyperlink>
      <w:r>
        <w:t>.</w:t>
      </w:r>
    </w:p>
    <w:p w14:paraId="486CD339" w14:textId="77777777" w:rsidR="00736ECF" w:rsidRDefault="00736ECF" w:rsidP="00736ECF">
      <w:pPr>
        <w:pStyle w:val="Bibliography"/>
      </w:pPr>
      <w:bookmarkStart w:id="140" w:name="ref-R-readxl"/>
      <w:bookmarkEnd w:id="139"/>
      <w:r>
        <w:t xml:space="preserve">76 </w:t>
      </w:r>
      <w:r>
        <w:tab/>
        <w:t xml:space="preserve">Wickham H, Bryan J. </w:t>
      </w:r>
      <w:proofErr w:type="spellStart"/>
      <w:r>
        <w:t>Readxl</w:t>
      </w:r>
      <w:proofErr w:type="spellEnd"/>
      <w:r>
        <w:t xml:space="preserve">: Read excel files. 2023 </w:t>
      </w:r>
      <w:hyperlink r:id="rId68">
        <w:r>
          <w:rPr>
            <w:rStyle w:val="Hyperlink"/>
          </w:rPr>
          <w:t>https://CRAN.R-project.org/package=readxl</w:t>
        </w:r>
      </w:hyperlink>
      <w:r>
        <w:t>.</w:t>
      </w:r>
    </w:p>
    <w:p w14:paraId="11F00FD2" w14:textId="77777777" w:rsidR="00736ECF" w:rsidRDefault="00736ECF" w:rsidP="00736ECF">
      <w:pPr>
        <w:pStyle w:val="Bibliography"/>
      </w:pPr>
      <w:bookmarkStart w:id="141" w:name="ref-R-RJ-2021-048"/>
      <w:bookmarkEnd w:id="140"/>
      <w:r>
        <w:t xml:space="preserve">77 </w:t>
      </w:r>
      <w:r>
        <w:tab/>
        <w:t xml:space="preserve">Bengtsson H. </w:t>
      </w:r>
      <w:hyperlink r:id="rId69">
        <w:r>
          <w:rPr>
            <w:rStyle w:val="Hyperlink"/>
          </w:rPr>
          <w:t>A unifying framework for parallel and distributed processing in r using futures</w:t>
        </w:r>
      </w:hyperlink>
      <w:r>
        <w:t xml:space="preserve">. </w:t>
      </w:r>
      <w:r>
        <w:rPr>
          <w:i/>
          <w:iCs/>
        </w:rPr>
        <w:t>The R Journal</w:t>
      </w:r>
      <w:r>
        <w:t xml:space="preserve"> 2021; </w:t>
      </w:r>
      <w:r>
        <w:rPr>
          <w:b/>
          <w:bCs/>
        </w:rPr>
        <w:t>13</w:t>
      </w:r>
      <w:r>
        <w:t>: 208–27.</w:t>
      </w:r>
    </w:p>
    <w:p w14:paraId="419BA429" w14:textId="77777777" w:rsidR="00736ECF" w:rsidRDefault="00736ECF" w:rsidP="00736ECF">
      <w:pPr>
        <w:pStyle w:val="Bibliography"/>
      </w:pPr>
      <w:bookmarkStart w:id="142" w:name="ref-R-rms"/>
      <w:bookmarkEnd w:id="141"/>
      <w:r>
        <w:t xml:space="preserve">78 </w:t>
      </w:r>
      <w:r>
        <w:tab/>
        <w:t xml:space="preserve">Harrell Jr FE. Rms: Regression </w:t>
      </w:r>
      <w:proofErr w:type="spellStart"/>
      <w:r>
        <w:t>modeling</w:t>
      </w:r>
      <w:proofErr w:type="spellEnd"/>
      <w:r>
        <w:t xml:space="preserve"> strategies. 2023 </w:t>
      </w:r>
      <w:hyperlink r:id="rId70">
        <w:r>
          <w:rPr>
            <w:rStyle w:val="Hyperlink"/>
          </w:rPr>
          <w:t>https://CRAN.R-project.org/package=rms</w:t>
        </w:r>
      </w:hyperlink>
      <w:r>
        <w:t>.</w:t>
      </w:r>
    </w:p>
    <w:p w14:paraId="0AF58D91" w14:textId="77777777" w:rsidR="00736ECF" w:rsidRDefault="00736ECF" w:rsidP="00736ECF">
      <w:pPr>
        <w:pStyle w:val="Bibliography"/>
      </w:pPr>
      <w:bookmarkStart w:id="143" w:name="ref-R-stringr"/>
      <w:bookmarkEnd w:id="142"/>
      <w:r>
        <w:t xml:space="preserve">79 </w:t>
      </w:r>
      <w:r>
        <w:tab/>
        <w:t xml:space="preserve">Wickham H. </w:t>
      </w:r>
      <w:proofErr w:type="spellStart"/>
      <w:r>
        <w:t>Stringr</w:t>
      </w:r>
      <w:proofErr w:type="spellEnd"/>
      <w:r>
        <w:t xml:space="preserve">: Simple, consistent wrappers for common string operations. 2022 </w:t>
      </w:r>
      <w:hyperlink r:id="rId71">
        <w:r>
          <w:rPr>
            <w:rStyle w:val="Hyperlink"/>
          </w:rPr>
          <w:t>https://CRAN.R-project.org/package=stringr</w:t>
        </w:r>
      </w:hyperlink>
      <w:r>
        <w:t>.</w:t>
      </w:r>
    </w:p>
    <w:p w14:paraId="0944B0E5" w14:textId="77777777" w:rsidR="00736ECF" w:rsidRDefault="00736ECF" w:rsidP="00736ECF">
      <w:pPr>
        <w:pStyle w:val="Bibliography"/>
      </w:pPr>
      <w:bookmarkStart w:id="144" w:name="ref-R-survival-book"/>
      <w:bookmarkEnd w:id="143"/>
      <w:r>
        <w:t xml:space="preserve">80 </w:t>
      </w:r>
      <w:r>
        <w:tab/>
        <w:t xml:space="preserve">Terry M. </w:t>
      </w:r>
      <w:proofErr w:type="spellStart"/>
      <w:r>
        <w:t>Therneau</w:t>
      </w:r>
      <w:proofErr w:type="spellEnd"/>
      <w:r>
        <w:t xml:space="preserve">, Patricia M. </w:t>
      </w:r>
      <w:proofErr w:type="spellStart"/>
      <w:r>
        <w:t>Grambsch</w:t>
      </w:r>
      <w:proofErr w:type="spellEnd"/>
      <w:r>
        <w:t>. Modeling survival data: Extending the Cox model. New York: Springer, 2000.</w:t>
      </w:r>
    </w:p>
    <w:p w14:paraId="2B430407" w14:textId="77777777" w:rsidR="00736ECF" w:rsidRDefault="00736ECF" w:rsidP="00736ECF">
      <w:pPr>
        <w:pStyle w:val="Bibliography"/>
      </w:pPr>
      <w:bookmarkStart w:id="145" w:name="ref-R-systemfit"/>
      <w:bookmarkEnd w:id="144"/>
      <w:r>
        <w:t xml:space="preserve">81 </w:t>
      </w:r>
      <w:r>
        <w:tab/>
        <w:t xml:space="preserve">Henningsen A, Hamann JD. </w:t>
      </w:r>
      <w:hyperlink r:id="rId72">
        <w:proofErr w:type="spellStart"/>
        <w:r>
          <w:rPr>
            <w:rStyle w:val="Hyperlink"/>
          </w:rPr>
          <w:t>Systemfit</w:t>
        </w:r>
        <w:proofErr w:type="spellEnd"/>
        <w:r>
          <w:rPr>
            <w:rStyle w:val="Hyperlink"/>
          </w:rPr>
          <w:t>: A package for estimating systems of simultaneous equations in r</w:t>
        </w:r>
      </w:hyperlink>
      <w:r>
        <w:t xml:space="preserve">. </w:t>
      </w:r>
      <w:r>
        <w:rPr>
          <w:i/>
          <w:iCs/>
        </w:rPr>
        <w:t>Journal of Statistical Software</w:t>
      </w:r>
      <w:r>
        <w:t xml:space="preserve"> 2007; </w:t>
      </w:r>
      <w:r>
        <w:rPr>
          <w:b/>
          <w:bCs/>
        </w:rPr>
        <w:t>23</w:t>
      </w:r>
      <w:r>
        <w:t>: 1–40.</w:t>
      </w:r>
    </w:p>
    <w:p w14:paraId="44FE5B48" w14:textId="77777777" w:rsidR="00736ECF" w:rsidRDefault="00736ECF" w:rsidP="00736ECF">
      <w:pPr>
        <w:pStyle w:val="Bibliography"/>
      </w:pPr>
      <w:bookmarkStart w:id="146" w:name="ref-R-tibble"/>
      <w:bookmarkEnd w:id="145"/>
      <w:r>
        <w:lastRenderedPageBreak/>
        <w:t xml:space="preserve">82 </w:t>
      </w:r>
      <w:r>
        <w:tab/>
        <w:t xml:space="preserve">Müller K, Wickham H. Tibble: Simple data frames. 2023 </w:t>
      </w:r>
      <w:hyperlink r:id="rId73">
        <w:r>
          <w:rPr>
            <w:rStyle w:val="Hyperlink"/>
          </w:rPr>
          <w:t>https://CRAN.R-project.org/package=tibble</w:t>
        </w:r>
      </w:hyperlink>
      <w:r>
        <w:t>.</w:t>
      </w:r>
    </w:p>
    <w:p w14:paraId="6D00B1B8" w14:textId="77777777" w:rsidR="00736ECF" w:rsidRDefault="00736ECF" w:rsidP="00736ECF">
      <w:pPr>
        <w:pStyle w:val="Bibliography"/>
      </w:pPr>
      <w:bookmarkStart w:id="147" w:name="ref-R-tidyr"/>
      <w:bookmarkEnd w:id="146"/>
      <w:r>
        <w:t xml:space="preserve">83 </w:t>
      </w:r>
      <w:r>
        <w:tab/>
        <w:t xml:space="preserve">Wickham H, Vaughan D, </w:t>
      </w:r>
      <w:proofErr w:type="spellStart"/>
      <w:r>
        <w:t>Girlich</w:t>
      </w:r>
      <w:proofErr w:type="spellEnd"/>
      <w:r>
        <w:t xml:space="preserve"> M. </w:t>
      </w:r>
      <w:proofErr w:type="spellStart"/>
      <w:r>
        <w:t>Tidyr</w:t>
      </w:r>
      <w:proofErr w:type="spellEnd"/>
      <w:r>
        <w:t xml:space="preserve">: </w:t>
      </w:r>
      <w:proofErr w:type="gramStart"/>
      <w:r>
        <w:t>Tidy messy</w:t>
      </w:r>
      <w:proofErr w:type="gramEnd"/>
      <w:r>
        <w:t xml:space="preserve"> data. 2023 </w:t>
      </w:r>
      <w:hyperlink r:id="rId74">
        <w:r>
          <w:rPr>
            <w:rStyle w:val="Hyperlink"/>
          </w:rPr>
          <w:t>https://CRAN.R-project.org/package=tidyr</w:t>
        </w:r>
      </w:hyperlink>
      <w:r>
        <w:t>.</w:t>
      </w:r>
    </w:p>
    <w:p w14:paraId="4EAED482" w14:textId="77777777" w:rsidR="00736ECF" w:rsidRDefault="00736ECF" w:rsidP="00736ECF">
      <w:pPr>
        <w:pStyle w:val="Bibliography"/>
      </w:pPr>
      <w:bookmarkStart w:id="148" w:name="ref-R-tidyverse"/>
      <w:bookmarkEnd w:id="147"/>
      <w:r>
        <w:t xml:space="preserve">84 </w:t>
      </w:r>
      <w:r>
        <w:tab/>
        <w:t xml:space="preserve">Wickham H, </w:t>
      </w:r>
      <w:proofErr w:type="spellStart"/>
      <w:r>
        <w:t>Averick</w:t>
      </w:r>
      <w:proofErr w:type="spellEnd"/>
      <w:r>
        <w:t xml:space="preserve"> M, Bryan J, </w:t>
      </w:r>
      <w:r>
        <w:rPr>
          <w:i/>
          <w:iCs/>
        </w:rPr>
        <w:t>et al.</w:t>
      </w:r>
      <w:r>
        <w:t xml:space="preserve"> </w:t>
      </w:r>
      <w:hyperlink r:id="rId75">
        <w:r>
          <w:rPr>
            <w:rStyle w:val="Hyperlink"/>
          </w:rPr>
          <w:t xml:space="preserve">Welcome to the </w:t>
        </w:r>
        <w:proofErr w:type="spellStart"/>
        <w:r>
          <w:rPr>
            <w:rStyle w:val="Hyperlink"/>
          </w:rPr>
          <w:t>tidyverse</w:t>
        </w:r>
        <w:proofErr w:type="spellEnd"/>
      </w:hyperlink>
      <w:r>
        <w:t xml:space="preserve">. </w:t>
      </w:r>
      <w:r>
        <w:rPr>
          <w:i/>
          <w:iCs/>
        </w:rPr>
        <w:t>Journal of Open Source Software</w:t>
      </w:r>
      <w:r>
        <w:t xml:space="preserve"> 2019; </w:t>
      </w:r>
      <w:r>
        <w:rPr>
          <w:b/>
          <w:bCs/>
        </w:rPr>
        <w:t>4</w:t>
      </w:r>
      <w:r>
        <w:t>: 1686.</w:t>
      </w:r>
    </w:p>
    <w:p w14:paraId="241B5206" w14:textId="77777777" w:rsidR="00736ECF" w:rsidRDefault="00736ECF" w:rsidP="00736ECF">
      <w:pPr>
        <w:pStyle w:val="Bibliography"/>
      </w:pPr>
      <w:bookmarkStart w:id="149" w:name="ref-R-writexl"/>
      <w:bookmarkEnd w:id="148"/>
      <w:r>
        <w:t xml:space="preserve">85 </w:t>
      </w:r>
      <w:r>
        <w:tab/>
      </w:r>
      <w:proofErr w:type="spellStart"/>
      <w:r>
        <w:t>Ooms</w:t>
      </w:r>
      <w:proofErr w:type="spellEnd"/>
      <w:r>
        <w:t xml:space="preserve"> J. </w:t>
      </w:r>
      <w:proofErr w:type="spellStart"/>
      <w:r>
        <w:t>Writexl</w:t>
      </w:r>
      <w:proofErr w:type="spellEnd"/>
      <w:r>
        <w:t xml:space="preserve">: Export data frames to excel ’xlsx’ format. 2023 </w:t>
      </w:r>
      <w:hyperlink r:id="rId76">
        <w:r>
          <w:rPr>
            <w:rStyle w:val="Hyperlink"/>
          </w:rPr>
          <w:t>https://CRAN.R-project.org/package=writexl</w:t>
        </w:r>
      </w:hyperlink>
      <w:r>
        <w:t>.</w:t>
      </w:r>
    </w:p>
    <w:p w14:paraId="47267F01" w14:textId="77777777" w:rsidR="00736ECF" w:rsidRDefault="00736ECF" w:rsidP="00736ECF">
      <w:pPr>
        <w:pStyle w:val="Bibliography"/>
      </w:pPr>
      <w:bookmarkStart w:id="150" w:name="ref-R-zoo"/>
      <w:bookmarkEnd w:id="149"/>
      <w:r>
        <w:t xml:space="preserve">86 </w:t>
      </w:r>
      <w:r>
        <w:tab/>
      </w:r>
      <w:proofErr w:type="spellStart"/>
      <w:r>
        <w:t>Zeileis</w:t>
      </w:r>
      <w:proofErr w:type="spellEnd"/>
      <w:r>
        <w:t xml:space="preserve"> A, </w:t>
      </w:r>
      <w:proofErr w:type="spellStart"/>
      <w:r>
        <w:t>Grothendieck</w:t>
      </w:r>
      <w:proofErr w:type="spellEnd"/>
      <w:r>
        <w:t xml:space="preserve"> G. </w:t>
      </w:r>
      <w:hyperlink r:id="rId77">
        <w:r>
          <w:rPr>
            <w:rStyle w:val="Hyperlink"/>
          </w:rPr>
          <w:t>Zoo: S3 infrastructure for regular and irregular time series</w:t>
        </w:r>
      </w:hyperlink>
      <w:r>
        <w:t xml:space="preserve">. </w:t>
      </w:r>
      <w:r>
        <w:rPr>
          <w:i/>
          <w:iCs/>
        </w:rPr>
        <w:t>Journal of Statistical Software</w:t>
      </w:r>
      <w:r>
        <w:t xml:space="preserve"> 2005; </w:t>
      </w:r>
      <w:r>
        <w:rPr>
          <w:b/>
          <w:bCs/>
        </w:rPr>
        <w:t>14</w:t>
      </w:r>
      <w:r>
        <w:t>: 1–27.</w:t>
      </w:r>
    </w:p>
    <w:p w14:paraId="2AE32680" w14:textId="77777777" w:rsidR="00736ECF" w:rsidRDefault="00736ECF" w:rsidP="00736ECF">
      <w:pPr>
        <w:pStyle w:val="Bibliography"/>
      </w:pPr>
      <w:bookmarkStart w:id="151" w:name="X6822a3a3f65ca5a0c3958439ed999b16905c3c0"/>
      <w:bookmarkEnd w:id="150"/>
      <w:r>
        <w:t xml:space="preserve">87 </w:t>
      </w:r>
      <w:r>
        <w:tab/>
        <w:t xml:space="preserve">Connock M, Juarez-Garcia A, Jowett S, </w:t>
      </w:r>
      <w:r>
        <w:rPr>
          <w:i/>
          <w:iCs/>
        </w:rPr>
        <w:t>et al.</w:t>
      </w:r>
      <w:r>
        <w:t xml:space="preserve"> Methadone and buprenorphine for the management of opioid dependence: A systematic review and economic evaluation. </w:t>
      </w:r>
      <w:r>
        <w:rPr>
          <w:i/>
          <w:iCs/>
        </w:rPr>
        <w:t>Health Technology Assessment</w:t>
      </w:r>
      <w:r>
        <w:t xml:space="preserve"> 2007; </w:t>
      </w:r>
      <w:r>
        <w:rPr>
          <w:b/>
          <w:bCs/>
        </w:rPr>
        <w:t>11</w:t>
      </w:r>
      <w:r>
        <w:t>. DOI:</w:t>
      </w:r>
      <w:hyperlink r:id="rId78">
        <w:r>
          <w:rPr>
            <w:rStyle w:val="Hyperlink"/>
          </w:rPr>
          <w:t>10.3310/hta11090</w:t>
        </w:r>
      </w:hyperlink>
      <w:r>
        <w:t>.</w:t>
      </w:r>
    </w:p>
    <w:p w14:paraId="6748CDDF" w14:textId="77777777" w:rsidR="00736ECF" w:rsidRDefault="00736ECF" w:rsidP="00736ECF">
      <w:pPr>
        <w:pStyle w:val="Bibliography"/>
      </w:pPr>
      <w:bookmarkStart w:id="152" w:name="X9dafcd520aed21bc3ca2629ab29f52baf249dc9"/>
      <w:bookmarkEnd w:id="151"/>
      <w:r>
        <w:t xml:space="preserve">88 </w:t>
      </w:r>
      <w:r>
        <w:tab/>
        <w:t>Department of Health. Reference costs 2015-2016. 2015.</w:t>
      </w:r>
    </w:p>
    <w:p w14:paraId="6F0EC7E3" w14:textId="77777777" w:rsidR="00736ECF" w:rsidRDefault="00736ECF" w:rsidP="00736ECF">
      <w:pPr>
        <w:pStyle w:val="Bibliography"/>
      </w:pPr>
      <w:bookmarkStart w:id="153" w:name="ref-millsUnderstandingOrganisedCrime2013"/>
      <w:bookmarkEnd w:id="152"/>
      <w:r>
        <w:t xml:space="preserve">89 </w:t>
      </w:r>
      <w:r>
        <w:tab/>
        <w:t xml:space="preserve">Mills H, </w:t>
      </w:r>
      <w:proofErr w:type="spellStart"/>
      <w:r>
        <w:t>Skodbo</w:t>
      </w:r>
      <w:proofErr w:type="spellEnd"/>
      <w:r>
        <w:t xml:space="preserve"> S, Blyth P. Understanding organised crime: Estimating the scale and the social and economic costs Research Report 73. 2013.</w:t>
      </w:r>
    </w:p>
    <w:p w14:paraId="2517548A" w14:textId="77777777" w:rsidR="00736ECF" w:rsidRDefault="00736ECF" w:rsidP="00736ECF">
      <w:pPr>
        <w:pStyle w:val="Bibliography"/>
      </w:pPr>
      <w:bookmarkStart w:id="154" w:name="X9f33df65c934a0527b8e2a684a834422b0824ce"/>
      <w:bookmarkEnd w:id="153"/>
      <w:r>
        <w:t xml:space="preserve">90 </w:t>
      </w:r>
      <w:r>
        <w:tab/>
        <w:t>National Institute for Health and Care Excellence. Non-alcoholic fatty liver disease (NAFLD): Assessment and management. 2016.</w:t>
      </w:r>
    </w:p>
    <w:p w14:paraId="0B12FC64" w14:textId="77777777" w:rsidR="00736ECF" w:rsidRDefault="00736ECF" w:rsidP="00736ECF">
      <w:pPr>
        <w:pStyle w:val="Bibliography"/>
      </w:pPr>
      <w:bookmarkStart w:id="155" w:name="X16639d339cee4ebedc4af726684905ea481ab5b"/>
      <w:bookmarkEnd w:id="154"/>
      <w:r>
        <w:t xml:space="preserve">91 </w:t>
      </w:r>
      <w:r>
        <w:tab/>
        <w:t>National Police Chiefs’ Council. National Policing Guidelines on Charging for Police Services. 2018.</w:t>
      </w:r>
    </w:p>
    <w:p w14:paraId="72693C07" w14:textId="77777777" w:rsidR="00736ECF" w:rsidRDefault="00736ECF" w:rsidP="00736ECF">
      <w:pPr>
        <w:pStyle w:val="Bibliography"/>
      </w:pPr>
      <w:bookmarkStart w:id="156" w:name="ref-newtonEconomicSocialCosts2019"/>
      <w:bookmarkEnd w:id="155"/>
      <w:r>
        <w:t xml:space="preserve">92 </w:t>
      </w:r>
      <w:r>
        <w:tab/>
        <w:t>Newton A, May X, Eames S, Ahmad M. Economic and social costs of reoffending. London: Ministry of Justice, 2019.</w:t>
      </w:r>
    </w:p>
    <w:p w14:paraId="4A30BF1F" w14:textId="77777777" w:rsidR="00736ECF" w:rsidRDefault="00736ECF" w:rsidP="00736ECF">
      <w:pPr>
        <w:pStyle w:val="Bibliography"/>
      </w:pPr>
      <w:bookmarkStart w:id="157" w:name="ref-nicholaspleaceWhatCostEstimation2015"/>
      <w:bookmarkEnd w:id="156"/>
      <w:r>
        <w:t xml:space="preserve">93 </w:t>
      </w:r>
      <w:r>
        <w:tab/>
        <w:t xml:space="preserve">Nicholas </w:t>
      </w:r>
      <w:proofErr w:type="spellStart"/>
      <w:r>
        <w:t>Pleace</w:t>
      </w:r>
      <w:proofErr w:type="spellEnd"/>
      <w:r>
        <w:t>. At what cost? An estimation of the financial costs of single homelessness in the UK. London: Crisis, 2015.</w:t>
      </w:r>
    </w:p>
    <w:p w14:paraId="4B20D55D" w14:textId="77777777" w:rsidR="00736ECF" w:rsidRDefault="00736ECF" w:rsidP="00736ECF">
      <w:pPr>
        <w:pStyle w:val="Bibliography"/>
      </w:pPr>
      <w:bookmarkStart w:id="158" w:name="ref-thirdsectorAnalysisCountingCost2013"/>
      <w:bookmarkEnd w:id="157"/>
      <w:r>
        <w:t xml:space="preserve">94 </w:t>
      </w:r>
      <w:r>
        <w:tab/>
        <w:t>Third Sector. Analysis: Counting the cost of reform at Samaritans. 2013.</w:t>
      </w:r>
    </w:p>
    <w:p w14:paraId="45A6271A" w14:textId="77777777" w:rsidR="00736ECF" w:rsidRDefault="00736ECF" w:rsidP="00736ECF">
      <w:pPr>
        <w:pStyle w:val="Bibliography"/>
      </w:pPr>
      <w:bookmarkStart w:id="159" w:name="ref-walkerExaminationUserCosts2018"/>
      <w:bookmarkEnd w:id="158"/>
      <w:r>
        <w:t xml:space="preserve">95 </w:t>
      </w:r>
      <w:r>
        <w:tab/>
        <w:t xml:space="preserve">Walker N, Yang Y, </w:t>
      </w:r>
      <w:proofErr w:type="spellStart"/>
      <w:r>
        <w:t>Kiparoglou</w:t>
      </w:r>
      <w:proofErr w:type="spellEnd"/>
      <w:r>
        <w:t xml:space="preserve"> V, </w:t>
      </w:r>
      <w:proofErr w:type="spellStart"/>
      <w:r>
        <w:t>Pokhrel</w:t>
      </w:r>
      <w:proofErr w:type="spellEnd"/>
      <w:r>
        <w:t xml:space="preserve"> S, Robinson H, van </w:t>
      </w:r>
      <w:proofErr w:type="spellStart"/>
      <w:r>
        <w:t>Woerden</w:t>
      </w:r>
      <w:proofErr w:type="spellEnd"/>
      <w:r>
        <w:t xml:space="preserve"> H. </w:t>
      </w:r>
      <w:hyperlink r:id="rId79">
        <w:r>
          <w:rPr>
            <w:rStyle w:val="Hyperlink"/>
          </w:rPr>
          <w:t>An examination of user costs in relation to smokers using a cessation service based in the UK</w:t>
        </w:r>
      </w:hyperlink>
      <w:r>
        <w:t xml:space="preserve">. </w:t>
      </w:r>
      <w:r>
        <w:rPr>
          <w:i/>
          <w:iCs/>
        </w:rPr>
        <w:t>BMC Health Services Research</w:t>
      </w:r>
      <w:r>
        <w:t xml:space="preserve"> 2018; </w:t>
      </w:r>
      <w:r>
        <w:rPr>
          <w:b/>
          <w:bCs/>
        </w:rPr>
        <w:t>18</w:t>
      </w:r>
      <w:r>
        <w:t>: 182.</w:t>
      </w:r>
    </w:p>
    <w:bookmarkEnd w:id="63"/>
    <w:bookmarkEnd w:id="65"/>
    <w:bookmarkEnd w:id="159"/>
    <w:p w14:paraId="7B257A11" w14:textId="77777777" w:rsidR="00166F5C" w:rsidRPr="00736ECF" w:rsidRDefault="00166F5C" w:rsidP="00736ECF">
      <w:pPr>
        <w:pStyle w:val="BodyText"/>
      </w:pPr>
    </w:p>
    <w:sectPr w:rsidR="00166F5C" w:rsidRPr="00736ECF" w:rsidSect="00FB517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CBDA2" w14:textId="77777777" w:rsidR="005A415A" w:rsidRDefault="005A415A" w:rsidP="0057613F">
      <w:r>
        <w:separator/>
      </w:r>
    </w:p>
  </w:endnote>
  <w:endnote w:type="continuationSeparator" w:id="0">
    <w:p w14:paraId="257E91CC" w14:textId="77777777" w:rsidR="005A415A" w:rsidRDefault="005A415A" w:rsidP="0057613F">
      <w:r>
        <w:continuationSeparator/>
      </w:r>
    </w:p>
  </w:endnote>
  <w:endnote w:type="continuationNotice" w:id="1">
    <w:p w14:paraId="78270369" w14:textId="77777777" w:rsidR="005A415A" w:rsidRDefault="005A41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68C2E" w14:textId="77777777" w:rsidR="005A415A" w:rsidRDefault="005A415A" w:rsidP="0057613F">
      <w:r>
        <w:separator/>
      </w:r>
    </w:p>
  </w:footnote>
  <w:footnote w:type="continuationSeparator" w:id="0">
    <w:p w14:paraId="180E930D" w14:textId="77777777" w:rsidR="005A415A" w:rsidRDefault="005A415A" w:rsidP="0057613F">
      <w:r>
        <w:continuationSeparator/>
      </w:r>
    </w:p>
  </w:footnote>
  <w:footnote w:type="continuationNotice" w:id="1">
    <w:p w14:paraId="6FF4A455" w14:textId="77777777" w:rsidR="005A415A" w:rsidRDefault="005A41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1069889"/>
      <w:docPartObj>
        <w:docPartGallery w:val="Page Numbers (Top of Page)"/>
        <w:docPartUnique/>
      </w:docPartObj>
    </w:sdtPr>
    <w:sdtContent>
      <w:p w14:paraId="3654EF75" w14:textId="226B86A8" w:rsidR="0057613F" w:rsidRDefault="0057613F" w:rsidP="00833D5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511C">
          <w:rPr>
            <w:rStyle w:val="PageNumber"/>
            <w:noProof/>
          </w:rPr>
          <w:t>1</w:t>
        </w:r>
        <w:r>
          <w:rPr>
            <w:rStyle w:val="PageNumber"/>
          </w:rPr>
          <w:fldChar w:fldCharType="end"/>
        </w:r>
      </w:p>
    </w:sdtContent>
  </w:sdt>
  <w:p w14:paraId="098E6212" w14:textId="77777777" w:rsidR="0057613F" w:rsidRDefault="0057613F" w:rsidP="0057613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7405662"/>
      <w:docPartObj>
        <w:docPartGallery w:val="Page Numbers (Top of Page)"/>
        <w:docPartUnique/>
      </w:docPartObj>
    </w:sdtPr>
    <w:sdtContent>
      <w:p w14:paraId="636221BA" w14:textId="5E794120" w:rsidR="0057613F" w:rsidRDefault="0057613F" w:rsidP="00833D5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4D667F" w14:textId="77777777" w:rsidR="0057613F" w:rsidRDefault="0057613F" w:rsidP="0057613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ABE570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7CE1F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E62126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521"/>
    <w:multiLevelType w:val="multilevel"/>
    <w:tmpl w:val="705023D6"/>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 w16cid:durableId="1512332700">
    <w:abstractNumId w:val="0"/>
  </w:num>
  <w:num w:numId="2" w16cid:durableId="7002772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24400443">
    <w:abstractNumId w:val="1"/>
  </w:num>
  <w:num w:numId="4" w16cid:durableId="20896194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Marsden">
    <w15:presenceInfo w15:providerId="AD" w15:userId="S::spjejom@kcl.ac.uk::00725017-25da-42fb-9a4e-dd349720b3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052"/>
    <w:rsid w:val="00017EA5"/>
    <w:rsid w:val="00044157"/>
    <w:rsid w:val="000563EF"/>
    <w:rsid w:val="00057201"/>
    <w:rsid w:val="00060AA0"/>
    <w:rsid w:val="00063720"/>
    <w:rsid w:val="00094544"/>
    <w:rsid w:val="000968A5"/>
    <w:rsid w:val="000A2C5C"/>
    <w:rsid w:val="000A2D7B"/>
    <w:rsid w:val="000A7E84"/>
    <w:rsid w:val="000B5CB3"/>
    <w:rsid w:val="000D0FB0"/>
    <w:rsid w:val="000D619E"/>
    <w:rsid w:val="000D7E7D"/>
    <w:rsid w:val="000E009B"/>
    <w:rsid w:val="000E3CA9"/>
    <w:rsid w:val="000E447A"/>
    <w:rsid w:val="000F4A5C"/>
    <w:rsid w:val="00110585"/>
    <w:rsid w:val="00116367"/>
    <w:rsid w:val="00116F47"/>
    <w:rsid w:val="00120BEA"/>
    <w:rsid w:val="0012491E"/>
    <w:rsid w:val="0012746B"/>
    <w:rsid w:val="00130EF6"/>
    <w:rsid w:val="001526FB"/>
    <w:rsid w:val="00153889"/>
    <w:rsid w:val="0015764D"/>
    <w:rsid w:val="0016003F"/>
    <w:rsid w:val="0016487F"/>
    <w:rsid w:val="00166F5C"/>
    <w:rsid w:val="00176CED"/>
    <w:rsid w:val="001A1797"/>
    <w:rsid w:val="001A3423"/>
    <w:rsid w:val="001B200C"/>
    <w:rsid w:val="001B4228"/>
    <w:rsid w:val="001C3067"/>
    <w:rsid w:val="001D5C52"/>
    <w:rsid w:val="001F6BCB"/>
    <w:rsid w:val="00206A29"/>
    <w:rsid w:val="00215A84"/>
    <w:rsid w:val="0022021A"/>
    <w:rsid w:val="002209FC"/>
    <w:rsid w:val="00223811"/>
    <w:rsid w:val="00230B91"/>
    <w:rsid w:val="00250982"/>
    <w:rsid w:val="00261036"/>
    <w:rsid w:val="00265E09"/>
    <w:rsid w:val="00271725"/>
    <w:rsid w:val="002745B4"/>
    <w:rsid w:val="002A06D2"/>
    <w:rsid w:val="002A4FFD"/>
    <w:rsid w:val="002C3BE3"/>
    <w:rsid w:val="002D011D"/>
    <w:rsid w:val="002E483B"/>
    <w:rsid w:val="002E79A3"/>
    <w:rsid w:val="002F00C4"/>
    <w:rsid w:val="002F6EDE"/>
    <w:rsid w:val="00305066"/>
    <w:rsid w:val="00310A89"/>
    <w:rsid w:val="00317A33"/>
    <w:rsid w:val="00320489"/>
    <w:rsid w:val="00323ED9"/>
    <w:rsid w:val="00335C4B"/>
    <w:rsid w:val="003479B5"/>
    <w:rsid w:val="0035045E"/>
    <w:rsid w:val="0035278F"/>
    <w:rsid w:val="00353624"/>
    <w:rsid w:val="0035794F"/>
    <w:rsid w:val="003607DB"/>
    <w:rsid w:val="00367355"/>
    <w:rsid w:val="00367DF0"/>
    <w:rsid w:val="00373642"/>
    <w:rsid w:val="00374158"/>
    <w:rsid w:val="00396BF1"/>
    <w:rsid w:val="003A11F3"/>
    <w:rsid w:val="003A6471"/>
    <w:rsid w:val="003B62E2"/>
    <w:rsid w:val="003C2511"/>
    <w:rsid w:val="003C2798"/>
    <w:rsid w:val="003C6EE7"/>
    <w:rsid w:val="003C7150"/>
    <w:rsid w:val="003D1F96"/>
    <w:rsid w:val="003D7AE5"/>
    <w:rsid w:val="003F087B"/>
    <w:rsid w:val="00410679"/>
    <w:rsid w:val="004179B4"/>
    <w:rsid w:val="00420387"/>
    <w:rsid w:val="00427C80"/>
    <w:rsid w:val="004308C2"/>
    <w:rsid w:val="004312D4"/>
    <w:rsid w:val="00442FC2"/>
    <w:rsid w:val="004551EE"/>
    <w:rsid w:val="00461DD4"/>
    <w:rsid w:val="00470C74"/>
    <w:rsid w:val="00470F47"/>
    <w:rsid w:val="00472949"/>
    <w:rsid w:val="00485294"/>
    <w:rsid w:val="00485FFC"/>
    <w:rsid w:val="00487A5A"/>
    <w:rsid w:val="00493B35"/>
    <w:rsid w:val="00496769"/>
    <w:rsid w:val="004A1D3C"/>
    <w:rsid w:val="004A2215"/>
    <w:rsid w:val="004A7CD1"/>
    <w:rsid w:val="004D2CBA"/>
    <w:rsid w:val="004F0487"/>
    <w:rsid w:val="004F5A3A"/>
    <w:rsid w:val="00500EBB"/>
    <w:rsid w:val="0052439D"/>
    <w:rsid w:val="00527A70"/>
    <w:rsid w:val="00531AE4"/>
    <w:rsid w:val="005458E2"/>
    <w:rsid w:val="0054789C"/>
    <w:rsid w:val="00550B5A"/>
    <w:rsid w:val="005562B8"/>
    <w:rsid w:val="00557403"/>
    <w:rsid w:val="00565D25"/>
    <w:rsid w:val="005727CF"/>
    <w:rsid w:val="0057613F"/>
    <w:rsid w:val="00576622"/>
    <w:rsid w:val="005812FC"/>
    <w:rsid w:val="0059592E"/>
    <w:rsid w:val="005968D0"/>
    <w:rsid w:val="005A2E5E"/>
    <w:rsid w:val="005A415A"/>
    <w:rsid w:val="005B0A92"/>
    <w:rsid w:val="005C5037"/>
    <w:rsid w:val="005D0786"/>
    <w:rsid w:val="005D7BC9"/>
    <w:rsid w:val="005E6B71"/>
    <w:rsid w:val="005E6F8D"/>
    <w:rsid w:val="006052DC"/>
    <w:rsid w:val="00613F5C"/>
    <w:rsid w:val="006179CE"/>
    <w:rsid w:val="0062560B"/>
    <w:rsid w:val="006341A0"/>
    <w:rsid w:val="00637E71"/>
    <w:rsid w:val="006453F6"/>
    <w:rsid w:val="00661389"/>
    <w:rsid w:val="00662392"/>
    <w:rsid w:val="00666EA1"/>
    <w:rsid w:val="006776C9"/>
    <w:rsid w:val="006A0737"/>
    <w:rsid w:val="006A1475"/>
    <w:rsid w:val="006A343B"/>
    <w:rsid w:val="006A6CEB"/>
    <w:rsid w:val="006B5309"/>
    <w:rsid w:val="006B75CD"/>
    <w:rsid w:val="006C524F"/>
    <w:rsid w:val="006E4D82"/>
    <w:rsid w:val="006E5751"/>
    <w:rsid w:val="006E77FC"/>
    <w:rsid w:val="006F1FFC"/>
    <w:rsid w:val="006F33E1"/>
    <w:rsid w:val="0070704F"/>
    <w:rsid w:val="00724C3A"/>
    <w:rsid w:val="00727A4A"/>
    <w:rsid w:val="00736ECF"/>
    <w:rsid w:val="00745BF8"/>
    <w:rsid w:val="00755E1E"/>
    <w:rsid w:val="00756654"/>
    <w:rsid w:val="00760743"/>
    <w:rsid w:val="0077475D"/>
    <w:rsid w:val="007842B0"/>
    <w:rsid w:val="007852FF"/>
    <w:rsid w:val="007A339D"/>
    <w:rsid w:val="007B233B"/>
    <w:rsid w:val="007C6A66"/>
    <w:rsid w:val="007D4E4D"/>
    <w:rsid w:val="007F098D"/>
    <w:rsid w:val="007F2221"/>
    <w:rsid w:val="007F74F1"/>
    <w:rsid w:val="00814F1B"/>
    <w:rsid w:val="00826687"/>
    <w:rsid w:val="0082670B"/>
    <w:rsid w:val="00826938"/>
    <w:rsid w:val="00833D52"/>
    <w:rsid w:val="00836CDB"/>
    <w:rsid w:val="00837095"/>
    <w:rsid w:val="00837A42"/>
    <w:rsid w:val="00845595"/>
    <w:rsid w:val="00854B2E"/>
    <w:rsid w:val="008624A5"/>
    <w:rsid w:val="00881A4A"/>
    <w:rsid w:val="00883272"/>
    <w:rsid w:val="00895B7E"/>
    <w:rsid w:val="008A2026"/>
    <w:rsid w:val="008A4B2A"/>
    <w:rsid w:val="008A777A"/>
    <w:rsid w:val="008B1349"/>
    <w:rsid w:val="008C4FB0"/>
    <w:rsid w:val="008D0E28"/>
    <w:rsid w:val="008D6421"/>
    <w:rsid w:val="008E1C3A"/>
    <w:rsid w:val="008E1EEF"/>
    <w:rsid w:val="008E2986"/>
    <w:rsid w:val="00902681"/>
    <w:rsid w:val="00904B66"/>
    <w:rsid w:val="00905B08"/>
    <w:rsid w:val="00911582"/>
    <w:rsid w:val="00926F1F"/>
    <w:rsid w:val="00933332"/>
    <w:rsid w:val="0094268A"/>
    <w:rsid w:val="009435B7"/>
    <w:rsid w:val="00946258"/>
    <w:rsid w:val="009705D2"/>
    <w:rsid w:val="00974B3D"/>
    <w:rsid w:val="009963E2"/>
    <w:rsid w:val="009976EB"/>
    <w:rsid w:val="009A197E"/>
    <w:rsid w:val="009A4587"/>
    <w:rsid w:val="009A5C15"/>
    <w:rsid w:val="009A6A56"/>
    <w:rsid w:val="009B140D"/>
    <w:rsid w:val="009B6F73"/>
    <w:rsid w:val="009C5E06"/>
    <w:rsid w:val="009D3AE9"/>
    <w:rsid w:val="009E3ED1"/>
    <w:rsid w:val="009F4642"/>
    <w:rsid w:val="009F6412"/>
    <w:rsid w:val="00A02052"/>
    <w:rsid w:val="00A4533E"/>
    <w:rsid w:val="00A611C6"/>
    <w:rsid w:val="00A6372C"/>
    <w:rsid w:val="00A72C91"/>
    <w:rsid w:val="00A837FE"/>
    <w:rsid w:val="00A84888"/>
    <w:rsid w:val="00A8526A"/>
    <w:rsid w:val="00A86064"/>
    <w:rsid w:val="00AA3D27"/>
    <w:rsid w:val="00AA486D"/>
    <w:rsid w:val="00AA5BC4"/>
    <w:rsid w:val="00AB525A"/>
    <w:rsid w:val="00AC088B"/>
    <w:rsid w:val="00AD1442"/>
    <w:rsid w:val="00AD5B15"/>
    <w:rsid w:val="00AD7759"/>
    <w:rsid w:val="00AE0545"/>
    <w:rsid w:val="00AE2E08"/>
    <w:rsid w:val="00AE4434"/>
    <w:rsid w:val="00B02BF6"/>
    <w:rsid w:val="00B03A6C"/>
    <w:rsid w:val="00B15D40"/>
    <w:rsid w:val="00B23DB0"/>
    <w:rsid w:val="00B306D1"/>
    <w:rsid w:val="00B33BAD"/>
    <w:rsid w:val="00B4470B"/>
    <w:rsid w:val="00B500CA"/>
    <w:rsid w:val="00B521A9"/>
    <w:rsid w:val="00B5409B"/>
    <w:rsid w:val="00B62F6F"/>
    <w:rsid w:val="00B63F9C"/>
    <w:rsid w:val="00B706FD"/>
    <w:rsid w:val="00B931C1"/>
    <w:rsid w:val="00B96686"/>
    <w:rsid w:val="00BA4427"/>
    <w:rsid w:val="00BC2745"/>
    <w:rsid w:val="00BC2C52"/>
    <w:rsid w:val="00BD7BED"/>
    <w:rsid w:val="00BE1B37"/>
    <w:rsid w:val="00C024B1"/>
    <w:rsid w:val="00C1672F"/>
    <w:rsid w:val="00C2263C"/>
    <w:rsid w:val="00C26F3C"/>
    <w:rsid w:val="00C32158"/>
    <w:rsid w:val="00C42652"/>
    <w:rsid w:val="00C4441A"/>
    <w:rsid w:val="00C45EA4"/>
    <w:rsid w:val="00C462DA"/>
    <w:rsid w:val="00C520D7"/>
    <w:rsid w:val="00C56EAF"/>
    <w:rsid w:val="00C6511C"/>
    <w:rsid w:val="00C70DB6"/>
    <w:rsid w:val="00C724DC"/>
    <w:rsid w:val="00C94F9A"/>
    <w:rsid w:val="00CA098F"/>
    <w:rsid w:val="00CB05F6"/>
    <w:rsid w:val="00CC7481"/>
    <w:rsid w:val="00CD3DB0"/>
    <w:rsid w:val="00CE0F26"/>
    <w:rsid w:val="00CE187F"/>
    <w:rsid w:val="00CE1C2A"/>
    <w:rsid w:val="00CE60F6"/>
    <w:rsid w:val="00CF178A"/>
    <w:rsid w:val="00CF747C"/>
    <w:rsid w:val="00D03E83"/>
    <w:rsid w:val="00D10072"/>
    <w:rsid w:val="00D17880"/>
    <w:rsid w:val="00D20DFF"/>
    <w:rsid w:val="00D21B8F"/>
    <w:rsid w:val="00D30234"/>
    <w:rsid w:val="00D31DEA"/>
    <w:rsid w:val="00D32DE0"/>
    <w:rsid w:val="00D44AE5"/>
    <w:rsid w:val="00D61612"/>
    <w:rsid w:val="00D6316C"/>
    <w:rsid w:val="00D87631"/>
    <w:rsid w:val="00D928F0"/>
    <w:rsid w:val="00D97390"/>
    <w:rsid w:val="00DB16D3"/>
    <w:rsid w:val="00DB2D0E"/>
    <w:rsid w:val="00DC03DA"/>
    <w:rsid w:val="00DC1C5E"/>
    <w:rsid w:val="00DC3B8C"/>
    <w:rsid w:val="00DF161D"/>
    <w:rsid w:val="00DF71FB"/>
    <w:rsid w:val="00E03178"/>
    <w:rsid w:val="00E07FF8"/>
    <w:rsid w:val="00E11B48"/>
    <w:rsid w:val="00E17E86"/>
    <w:rsid w:val="00E507CA"/>
    <w:rsid w:val="00E54FF3"/>
    <w:rsid w:val="00E619D0"/>
    <w:rsid w:val="00E633C5"/>
    <w:rsid w:val="00E65541"/>
    <w:rsid w:val="00E73243"/>
    <w:rsid w:val="00E76B1F"/>
    <w:rsid w:val="00E76D6D"/>
    <w:rsid w:val="00EB3E69"/>
    <w:rsid w:val="00EB561E"/>
    <w:rsid w:val="00EB6198"/>
    <w:rsid w:val="00EB7944"/>
    <w:rsid w:val="00ED4F15"/>
    <w:rsid w:val="00EF7DBF"/>
    <w:rsid w:val="00F03EF7"/>
    <w:rsid w:val="00F2019B"/>
    <w:rsid w:val="00F21FE2"/>
    <w:rsid w:val="00F31517"/>
    <w:rsid w:val="00F31691"/>
    <w:rsid w:val="00F406FB"/>
    <w:rsid w:val="00F44667"/>
    <w:rsid w:val="00F47CB3"/>
    <w:rsid w:val="00F52418"/>
    <w:rsid w:val="00F8120F"/>
    <w:rsid w:val="00F938C1"/>
    <w:rsid w:val="00FA19BC"/>
    <w:rsid w:val="00FA6FC9"/>
    <w:rsid w:val="00FB338A"/>
    <w:rsid w:val="00FB5178"/>
    <w:rsid w:val="00FD4C75"/>
    <w:rsid w:val="00FD692D"/>
    <w:rsid w:val="00FE54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3C67D"/>
  <w15:docId w15:val="{A717DF0E-03E3-5941-8DC5-4189D2116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F47"/>
    <w:rPr>
      <w:rFonts w:ascii="Arial" w:eastAsiaTheme="minorEastAsia" w:hAnsi="Arial"/>
      <w:sz w:val="22"/>
    </w:rPr>
  </w:style>
  <w:style w:type="paragraph" w:styleId="Heading1">
    <w:name w:val="heading 1"/>
    <w:basedOn w:val="Normal"/>
    <w:next w:val="BodyText"/>
    <w:link w:val="Heading1Char"/>
    <w:uiPriority w:val="9"/>
    <w:qFormat/>
    <w:rsid w:val="006C524F"/>
    <w:pPr>
      <w:keepNext/>
      <w:keepLines/>
      <w:spacing w:before="120"/>
      <w:outlineLvl w:val="0"/>
    </w:pPr>
    <w:rPr>
      <w:rFonts w:asciiTheme="majorHAnsi" w:eastAsiaTheme="majorEastAsia" w:hAnsiTheme="majorHAnsi" w:cstheme="majorBidi"/>
      <w:b/>
      <w:bCs/>
      <w:color w:val="4472C4" w:themeColor="accent1"/>
      <w:kern w:val="0"/>
      <w:sz w:val="32"/>
      <w:szCs w:val="32"/>
      <w14:ligatures w14:val="none"/>
    </w:rPr>
  </w:style>
  <w:style w:type="paragraph" w:styleId="Heading2">
    <w:name w:val="heading 2"/>
    <w:basedOn w:val="Normal"/>
    <w:next w:val="BodyText"/>
    <w:link w:val="Heading2Char"/>
    <w:uiPriority w:val="9"/>
    <w:unhideWhenUsed/>
    <w:qFormat/>
    <w:rsid w:val="006C524F"/>
    <w:pPr>
      <w:keepNext/>
      <w:keepLines/>
      <w:spacing w:before="200"/>
      <w:outlineLvl w:val="1"/>
    </w:pPr>
    <w:rPr>
      <w:rFonts w:eastAsiaTheme="majorEastAsia" w:cstheme="majorBidi"/>
      <w:b/>
      <w:bCs/>
      <w:kern w:val="0"/>
      <w:szCs w:val="28"/>
      <w14:ligatures w14:val="none"/>
    </w:rPr>
  </w:style>
  <w:style w:type="paragraph" w:styleId="Heading3">
    <w:name w:val="heading 3"/>
    <w:basedOn w:val="Normal"/>
    <w:next w:val="BodyText"/>
    <w:link w:val="Heading3Char"/>
    <w:uiPriority w:val="9"/>
    <w:unhideWhenUsed/>
    <w:qFormat/>
    <w:rsid w:val="006C524F"/>
    <w:pPr>
      <w:keepNext/>
      <w:keepLines/>
      <w:spacing w:before="200"/>
      <w:outlineLvl w:val="2"/>
    </w:pPr>
    <w:rPr>
      <w:rFonts w:eastAsiaTheme="majorEastAsia" w:cstheme="majorBidi"/>
      <w:b/>
      <w:bCs/>
      <w:kern w:val="0"/>
      <w14:ligatures w14:val="none"/>
    </w:rPr>
  </w:style>
  <w:style w:type="paragraph" w:styleId="Heading4">
    <w:name w:val="heading 4"/>
    <w:basedOn w:val="Normal"/>
    <w:next w:val="BodyText"/>
    <w:link w:val="Heading4Char"/>
    <w:uiPriority w:val="9"/>
    <w:unhideWhenUsed/>
    <w:qFormat/>
    <w:rsid w:val="006C524F"/>
    <w:pPr>
      <w:keepNext/>
      <w:keepLines/>
      <w:spacing w:before="200"/>
      <w:outlineLvl w:val="3"/>
    </w:pPr>
    <w:rPr>
      <w:rFonts w:eastAsiaTheme="majorEastAsia" w:cstheme="majorBidi"/>
      <w:bCs/>
      <w:i/>
      <w:kern w:val="0"/>
      <w14:ligatures w14:val="none"/>
    </w:rPr>
  </w:style>
  <w:style w:type="paragraph" w:styleId="Heading5">
    <w:name w:val="heading 5"/>
    <w:basedOn w:val="Normal"/>
    <w:next w:val="BodyText"/>
    <w:link w:val="Heading5Char"/>
    <w:uiPriority w:val="9"/>
    <w:unhideWhenUsed/>
    <w:qFormat/>
    <w:rsid w:val="006C524F"/>
    <w:pPr>
      <w:keepNext/>
      <w:keepLines/>
      <w:spacing w:before="200"/>
      <w:outlineLvl w:val="4"/>
    </w:pPr>
    <w:rPr>
      <w:rFonts w:eastAsiaTheme="majorEastAsia" w:cstheme="majorBidi"/>
      <w:iCs/>
      <w:kern w:val="0"/>
      <w14:ligatures w14:val="none"/>
    </w:rPr>
  </w:style>
  <w:style w:type="paragraph" w:styleId="Heading6">
    <w:name w:val="heading 6"/>
    <w:basedOn w:val="Normal"/>
    <w:next w:val="BodyText"/>
    <w:link w:val="Heading6Char"/>
    <w:uiPriority w:val="9"/>
    <w:unhideWhenUsed/>
    <w:qFormat/>
    <w:rsid w:val="006C524F"/>
    <w:pPr>
      <w:keepNext/>
      <w:keepLines/>
      <w:spacing w:before="200"/>
      <w:outlineLvl w:val="5"/>
    </w:pPr>
    <w:rPr>
      <w:rFonts w:asciiTheme="majorHAnsi" w:eastAsiaTheme="majorEastAsia" w:hAnsiTheme="majorHAnsi" w:cstheme="majorBidi"/>
      <w:color w:val="4472C4" w:themeColor="accent1"/>
      <w:kern w:val="0"/>
      <w:sz w:val="24"/>
      <w14:ligatures w14:val="none"/>
    </w:rPr>
  </w:style>
  <w:style w:type="paragraph" w:styleId="Heading7">
    <w:name w:val="heading 7"/>
    <w:basedOn w:val="Normal"/>
    <w:next w:val="BodyText"/>
    <w:link w:val="Heading7Char"/>
    <w:uiPriority w:val="9"/>
    <w:unhideWhenUsed/>
    <w:qFormat/>
    <w:rsid w:val="006C524F"/>
    <w:pPr>
      <w:keepNext/>
      <w:keepLines/>
      <w:spacing w:before="200"/>
      <w:outlineLvl w:val="6"/>
    </w:pPr>
    <w:rPr>
      <w:rFonts w:asciiTheme="majorHAnsi" w:eastAsiaTheme="majorEastAsia" w:hAnsiTheme="majorHAnsi" w:cstheme="majorBidi"/>
      <w:color w:val="4472C4" w:themeColor="accent1"/>
      <w:kern w:val="0"/>
      <w:sz w:val="24"/>
      <w14:ligatures w14:val="none"/>
    </w:rPr>
  </w:style>
  <w:style w:type="paragraph" w:styleId="Heading8">
    <w:name w:val="heading 8"/>
    <w:basedOn w:val="Normal"/>
    <w:next w:val="BodyText"/>
    <w:link w:val="Heading8Char"/>
    <w:uiPriority w:val="9"/>
    <w:unhideWhenUsed/>
    <w:qFormat/>
    <w:rsid w:val="006C524F"/>
    <w:pPr>
      <w:keepNext/>
      <w:keepLines/>
      <w:spacing w:before="200"/>
      <w:outlineLvl w:val="7"/>
    </w:pPr>
    <w:rPr>
      <w:rFonts w:asciiTheme="majorHAnsi" w:eastAsiaTheme="majorEastAsia" w:hAnsiTheme="majorHAnsi" w:cstheme="majorBidi"/>
      <w:color w:val="4472C4" w:themeColor="accent1"/>
      <w:kern w:val="0"/>
      <w:sz w:val="24"/>
      <w14:ligatures w14:val="none"/>
    </w:rPr>
  </w:style>
  <w:style w:type="paragraph" w:styleId="Heading9">
    <w:name w:val="heading 9"/>
    <w:basedOn w:val="Normal"/>
    <w:next w:val="BodyText"/>
    <w:link w:val="Heading9Char"/>
    <w:uiPriority w:val="9"/>
    <w:unhideWhenUsed/>
    <w:qFormat/>
    <w:rsid w:val="006C524F"/>
    <w:pPr>
      <w:keepNext/>
      <w:keepLines/>
      <w:spacing w:before="200"/>
      <w:outlineLvl w:val="8"/>
    </w:pPr>
    <w:rPr>
      <w:rFonts w:asciiTheme="majorHAnsi" w:eastAsiaTheme="majorEastAsia" w:hAnsiTheme="majorHAnsi" w:cstheme="majorBidi"/>
      <w:color w:val="4472C4" w:themeColor="accent1"/>
      <w:kern w:val="0"/>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basedOn w:val="Normal"/>
    <w:qFormat/>
    <w:rsid w:val="00265E09"/>
  </w:style>
  <w:style w:type="paragraph" w:styleId="Header">
    <w:name w:val="header"/>
    <w:basedOn w:val="Normal"/>
    <w:link w:val="HeaderChar"/>
    <w:uiPriority w:val="99"/>
    <w:unhideWhenUsed/>
    <w:rsid w:val="0057613F"/>
    <w:pPr>
      <w:tabs>
        <w:tab w:val="center" w:pos="4513"/>
        <w:tab w:val="right" w:pos="9026"/>
      </w:tabs>
    </w:pPr>
  </w:style>
  <w:style w:type="character" w:customStyle="1" w:styleId="HeaderChar">
    <w:name w:val="Header Char"/>
    <w:basedOn w:val="DefaultParagraphFont"/>
    <w:link w:val="Header"/>
    <w:uiPriority w:val="99"/>
    <w:rsid w:val="0057613F"/>
    <w:rPr>
      <w:rFonts w:ascii="Arial" w:eastAsiaTheme="minorEastAsia" w:hAnsi="Arial"/>
      <w:sz w:val="22"/>
    </w:rPr>
  </w:style>
  <w:style w:type="character" w:styleId="PageNumber">
    <w:name w:val="page number"/>
    <w:basedOn w:val="DefaultParagraphFont"/>
    <w:uiPriority w:val="99"/>
    <w:semiHidden/>
    <w:unhideWhenUsed/>
    <w:rsid w:val="0057613F"/>
  </w:style>
  <w:style w:type="table" w:styleId="TableGrid">
    <w:name w:val="Table Grid"/>
    <w:basedOn w:val="TableNormal"/>
    <w:uiPriority w:val="39"/>
    <w:rsid w:val="005761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BodyText"/>
    <w:qFormat/>
    <w:rsid w:val="004A2215"/>
    <w:pPr>
      <w:spacing w:before="36" w:after="36"/>
    </w:pPr>
    <w:rPr>
      <w:rFonts w:eastAsiaTheme="minorHAnsi"/>
      <w:kern w:val="0"/>
      <w14:ligatures w14:val="none"/>
    </w:rPr>
  </w:style>
  <w:style w:type="table" w:customStyle="1" w:styleId="Table">
    <w:name w:val="Table"/>
    <w:semiHidden/>
    <w:unhideWhenUsed/>
    <w:qFormat/>
    <w:rsid w:val="006179CE"/>
    <w:pPr>
      <w:spacing w:after="200"/>
    </w:pPr>
    <w:rPr>
      <w:kern w:val="0"/>
      <w:sz w:val="20"/>
      <w:szCs w:val="20"/>
      <w:lang w:eastAsia="en-GB"/>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nhideWhenUsed/>
    <w:qFormat/>
    <w:rsid w:val="006179CE"/>
    <w:pPr>
      <w:spacing w:after="120"/>
    </w:pPr>
  </w:style>
  <w:style w:type="character" w:customStyle="1" w:styleId="BodyTextChar">
    <w:name w:val="Body Text Char"/>
    <w:basedOn w:val="DefaultParagraphFont"/>
    <w:link w:val="BodyText"/>
    <w:rsid w:val="006179CE"/>
    <w:rPr>
      <w:rFonts w:ascii="Arial" w:eastAsiaTheme="minorEastAsia" w:hAnsi="Arial"/>
      <w:sz w:val="22"/>
    </w:rPr>
  </w:style>
  <w:style w:type="paragraph" w:styleId="Bibliography">
    <w:name w:val="Bibliography"/>
    <w:basedOn w:val="Normal"/>
    <w:qFormat/>
    <w:rsid w:val="004A7CD1"/>
    <w:rPr>
      <w:rFonts w:eastAsiaTheme="minorHAnsi"/>
      <w:kern w:val="0"/>
      <w14:ligatures w14:val="none"/>
    </w:rPr>
  </w:style>
  <w:style w:type="character" w:styleId="Hyperlink">
    <w:name w:val="Hyperlink"/>
    <w:basedOn w:val="DefaultParagraphFont"/>
    <w:uiPriority w:val="99"/>
    <w:rsid w:val="00FA19BC"/>
    <w:rPr>
      <w:color w:val="4472C4" w:themeColor="accent1"/>
    </w:rPr>
  </w:style>
  <w:style w:type="paragraph" w:styleId="Revision">
    <w:name w:val="Revision"/>
    <w:hidden/>
    <w:uiPriority w:val="99"/>
    <w:semiHidden/>
    <w:rsid w:val="002A06D2"/>
    <w:rPr>
      <w:rFonts w:ascii="Arial" w:eastAsiaTheme="minorEastAsia" w:hAnsi="Arial"/>
      <w:sz w:val="22"/>
    </w:rPr>
  </w:style>
  <w:style w:type="character" w:styleId="UnresolvedMention">
    <w:name w:val="Unresolved Mention"/>
    <w:basedOn w:val="DefaultParagraphFont"/>
    <w:uiPriority w:val="99"/>
    <w:semiHidden/>
    <w:unhideWhenUsed/>
    <w:rsid w:val="00320489"/>
    <w:rPr>
      <w:color w:val="605E5C"/>
      <w:shd w:val="clear" w:color="auto" w:fill="E1DFDD"/>
    </w:rPr>
  </w:style>
  <w:style w:type="paragraph" w:styleId="Footer">
    <w:name w:val="footer"/>
    <w:basedOn w:val="Normal"/>
    <w:link w:val="FooterChar"/>
    <w:uiPriority w:val="99"/>
    <w:semiHidden/>
    <w:unhideWhenUsed/>
    <w:rsid w:val="00760743"/>
    <w:pPr>
      <w:tabs>
        <w:tab w:val="center" w:pos="4513"/>
        <w:tab w:val="right" w:pos="9026"/>
      </w:tabs>
    </w:pPr>
  </w:style>
  <w:style w:type="character" w:customStyle="1" w:styleId="FooterChar">
    <w:name w:val="Footer Char"/>
    <w:basedOn w:val="DefaultParagraphFont"/>
    <w:link w:val="Footer"/>
    <w:uiPriority w:val="99"/>
    <w:semiHidden/>
    <w:rsid w:val="00760743"/>
    <w:rPr>
      <w:rFonts w:ascii="Arial" w:eastAsiaTheme="minorEastAsia" w:hAnsi="Arial"/>
      <w:sz w:val="22"/>
    </w:rPr>
  </w:style>
  <w:style w:type="character" w:customStyle="1" w:styleId="Heading1Char">
    <w:name w:val="Heading 1 Char"/>
    <w:basedOn w:val="DefaultParagraphFont"/>
    <w:link w:val="Heading1"/>
    <w:uiPriority w:val="9"/>
    <w:rsid w:val="006C524F"/>
    <w:rPr>
      <w:rFonts w:asciiTheme="majorHAnsi" w:eastAsiaTheme="majorEastAsia" w:hAnsiTheme="majorHAnsi" w:cstheme="majorBidi"/>
      <w:b/>
      <w:bCs/>
      <w:color w:val="4472C4" w:themeColor="accent1"/>
      <w:kern w:val="0"/>
      <w:sz w:val="32"/>
      <w:szCs w:val="32"/>
      <w14:ligatures w14:val="none"/>
    </w:rPr>
  </w:style>
  <w:style w:type="character" w:customStyle="1" w:styleId="Heading2Char">
    <w:name w:val="Heading 2 Char"/>
    <w:basedOn w:val="DefaultParagraphFont"/>
    <w:link w:val="Heading2"/>
    <w:uiPriority w:val="9"/>
    <w:rsid w:val="006C524F"/>
    <w:rPr>
      <w:rFonts w:ascii="Arial" w:eastAsiaTheme="majorEastAsia" w:hAnsi="Arial" w:cstheme="majorBidi"/>
      <w:b/>
      <w:bCs/>
      <w:kern w:val="0"/>
      <w:sz w:val="22"/>
      <w:szCs w:val="28"/>
      <w14:ligatures w14:val="none"/>
    </w:rPr>
  </w:style>
  <w:style w:type="character" w:customStyle="1" w:styleId="Heading3Char">
    <w:name w:val="Heading 3 Char"/>
    <w:basedOn w:val="DefaultParagraphFont"/>
    <w:link w:val="Heading3"/>
    <w:uiPriority w:val="9"/>
    <w:rsid w:val="006C524F"/>
    <w:rPr>
      <w:rFonts w:ascii="Arial" w:eastAsiaTheme="majorEastAsia" w:hAnsi="Arial" w:cstheme="majorBidi"/>
      <w:b/>
      <w:bCs/>
      <w:kern w:val="0"/>
      <w:sz w:val="22"/>
      <w14:ligatures w14:val="none"/>
    </w:rPr>
  </w:style>
  <w:style w:type="character" w:customStyle="1" w:styleId="Heading4Char">
    <w:name w:val="Heading 4 Char"/>
    <w:basedOn w:val="DefaultParagraphFont"/>
    <w:link w:val="Heading4"/>
    <w:uiPriority w:val="9"/>
    <w:rsid w:val="006C524F"/>
    <w:rPr>
      <w:rFonts w:ascii="Arial" w:eastAsiaTheme="majorEastAsia" w:hAnsi="Arial" w:cstheme="majorBidi"/>
      <w:bCs/>
      <w:i/>
      <w:kern w:val="0"/>
      <w:sz w:val="22"/>
      <w14:ligatures w14:val="none"/>
    </w:rPr>
  </w:style>
  <w:style w:type="character" w:customStyle="1" w:styleId="Heading5Char">
    <w:name w:val="Heading 5 Char"/>
    <w:basedOn w:val="DefaultParagraphFont"/>
    <w:link w:val="Heading5"/>
    <w:uiPriority w:val="9"/>
    <w:rsid w:val="006C524F"/>
    <w:rPr>
      <w:rFonts w:ascii="Arial" w:eastAsiaTheme="majorEastAsia" w:hAnsi="Arial" w:cstheme="majorBidi"/>
      <w:iCs/>
      <w:kern w:val="0"/>
      <w:sz w:val="22"/>
      <w14:ligatures w14:val="none"/>
    </w:rPr>
  </w:style>
  <w:style w:type="character" w:customStyle="1" w:styleId="Heading6Char">
    <w:name w:val="Heading 6 Char"/>
    <w:basedOn w:val="DefaultParagraphFont"/>
    <w:link w:val="Heading6"/>
    <w:uiPriority w:val="9"/>
    <w:rsid w:val="006C524F"/>
    <w:rPr>
      <w:rFonts w:asciiTheme="majorHAnsi" w:eastAsiaTheme="majorEastAsia" w:hAnsiTheme="majorHAnsi" w:cstheme="majorBidi"/>
      <w:color w:val="4472C4" w:themeColor="accent1"/>
      <w:kern w:val="0"/>
      <w14:ligatures w14:val="none"/>
    </w:rPr>
  </w:style>
  <w:style w:type="character" w:customStyle="1" w:styleId="Heading7Char">
    <w:name w:val="Heading 7 Char"/>
    <w:basedOn w:val="DefaultParagraphFont"/>
    <w:link w:val="Heading7"/>
    <w:uiPriority w:val="9"/>
    <w:rsid w:val="006C524F"/>
    <w:rPr>
      <w:rFonts w:asciiTheme="majorHAnsi" w:eastAsiaTheme="majorEastAsia" w:hAnsiTheme="majorHAnsi" w:cstheme="majorBidi"/>
      <w:color w:val="4472C4" w:themeColor="accent1"/>
      <w:kern w:val="0"/>
      <w14:ligatures w14:val="none"/>
    </w:rPr>
  </w:style>
  <w:style w:type="character" w:customStyle="1" w:styleId="Heading8Char">
    <w:name w:val="Heading 8 Char"/>
    <w:basedOn w:val="DefaultParagraphFont"/>
    <w:link w:val="Heading8"/>
    <w:uiPriority w:val="9"/>
    <w:rsid w:val="006C524F"/>
    <w:rPr>
      <w:rFonts w:asciiTheme="majorHAnsi" w:eastAsiaTheme="majorEastAsia" w:hAnsiTheme="majorHAnsi" w:cstheme="majorBidi"/>
      <w:color w:val="4472C4" w:themeColor="accent1"/>
      <w:kern w:val="0"/>
      <w14:ligatures w14:val="none"/>
    </w:rPr>
  </w:style>
  <w:style w:type="character" w:customStyle="1" w:styleId="Heading9Char">
    <w:name w:val="Heading 9 Char"/>
    <w:basedOn w:val="DefaultParagraphFont"/>
    <w:link w:val="Heading9"/>
    <w:uiPriority w:val="9"/>
    <w:rsid w:val="006C524F"/>
    <w:rPr>
      <w:rFonts w:asciiTheme="majorHAnsi" w:eastAsiaTheme="majorEastAsia" w:hAnsiTheme="majorHAnsi" w:cstheme="majorBidi"/>
      <w:color w:val="4472C4" w:themeColor="accent1"/>
      <w:kern w:val="0"/>
      <w14:ligatures w14:val="none"/>
    </w:rPr>
  </w:style>
  <w:style w:type="paragraph" w:customStyle="1" w:styleId="FirstParagraph">
    <w:name w:val="First Paragraph"/>
    <w:basedOn w:val="BodyText"/>
    <w:next w:val="BodyText"/>
    <w:qFormat/>
    <w:rsid w:val="006C524F"/>
    <w:pPr>
      <w:spacing w:before="180" w:after="180"/>
    </w:pPr>
    <w:rPr>
      <w:rFonts w:eastAsiaTheme="minorHAnsi"/>
      <w:kern w:val="0"/>
      <w14:ligatures w14:val="none"/>
    </w:rPr>
  </w:style>
  <w:style w:type="paragraph" w:styleId="Title">
    <w:name w:val="Title"/>
    <w:basedOn w:val="Normal"/>
    <w:next w:val="BodyText"/>
    <w:link w:val="TitleChar"/>
    <w:qFormat/>
    <w:rsid w:val="006C524F"/>
    <w:pPr>
      <w:keepNext/>
      <w:keepLines/>
      <w:spacing w:before="480" w:after="240"/>
      <w:jc w:val="center"/>
    </w:pPr>
    <w:rPr>
      <w:rFonts w:asciiTheme="majorHAnsi" w:eastAsiaTheme="majorEastAsia" w:hAnsiTheme="majorHAnsi" w:cstheme="majorBidi"/>
      <w:b/>
      <w:bCs/>
      <w:color w:val="2D4F8E" w:themeColor="accent1" w:themeShade="B5"/>
      <w:kern w:val="0"/>
      <w:sz w:val="36"/>
      <w:szCs w:val="36"/>
      <w14:ligatures w14:val="none"/>
    </w:rPr>
  </w:style>
  <w:style w:type="character" w:customStyle="1" w:styleId="TitleChar">
    <w:name w:val="Title Char"/>
    <w:basedOn w:val="DefaultParagraphFont"/>
    <w:link w:val="Title"/>
    <w:rsid w:val="006C524F"/>
    <w:rPr>
      <w:rFonts w:asciiTheme="majorHAnsi" w:eastAsiaTheme="majorEastAsia" w:hAnsiTheme="majorHAnsi" w:cstheme="majorBidi"/>
      <w:b/>
      <w:bCs/>
      <w:color w:val="2D4F8E" w:themeColor="accent1" w:themeShade="B5"/>
      <w:kern w:val="0"/>
      <w:sz w:val="36"/>
      <w:szCs w:val="36"/>
      <w14:ligatures w14:val="none"/>
    </w:rPr>
  </w:style>
  <w:style w:type="paragraph" w:styleId="Subtitle">
    <w:name w:val="Subtitle"/>
    <w:basedOn w:val="Title"/>
    <w:next w:val="BodyText"/>
    <w:link w:val="SubtitleChar"/>
    <w:qFormat/>
    <w:rsid w:val="006C524F"/>
    <w:pPr>
      <w:spacing w:before="240"/>
    </w:pPr>
    <w:rPr>
      <w:sz w:val="30"/>
      <w:szCs w:val="30"/>
    </w:rPr>
  </w:style>
  <w:style w:type="character" w:customStyle="1" w:styleId="SubtitleChar">
    <w:name w:val="Subtitle Char"/>
    <w:basedOn w:val="DefaultParagraphFont"/>
    <w:link w:val="Subtitle"/>
    <w:rsid w:val="006C524F"/>
    <w:rPr>
      <w:rFonts w:asciiTheme="majorHAnsi" w:eastAsiaTheme="majorEastAsia" w:hAnsiTheme="majorHAnsi" w:cstheme="majorBidi"/>
      <w:b/>
      <w:bCs/>
      <w:color w:val="2D4F8E" w:themeColor="accent1" w:themeShade="B5"/>
      <w:kern w:val="0"/>
      <w:sz w:val="30"/>
      <w:szCs w:val="30"/>
      <w14:ligatures w14:val="none"/>
    </w:rPr>
  </w:style>
  <w:style w:type="paragraph" w:customStyle="1" w:styleId="Author">
    <w:name w:val="Author"/>
    <w:next w:val="BodyText"/>
    <w:qFormat/>
    <w:rsid w:val="006C524F"/>
    <w:pPr>
      <w:keepNext/>
      <w:keepLines/>
      <w:spacing w:after="200"/>
      <w:jc w:val="center"/>
    </w:pPr>
    <w:rPr>
      <w:kern w:val="0"/>
      <w14:ligatures w14:val="none"/>
    </w:rPr>
  </w:style>
  <w:style w:type="paragraph" w:styleId="Date">
    <w:name w:val="Date"/>
    <w:next w:val="BodyText"/>
    <w:link w:val="DateChar"/>
    <w:qFormat/>
    <w:rsid w:val="006C524F"/>
    <w:pPr>
      <w:keepNext/>
      <w:keepLines/>
      <w:spacing w:after="200"/>
      <w:jc w:val="center"/>
    </w:pPr>
    <w:rPr>
      <w:kern w:val="0"/>
      <w14:ligatures w14:val="none"/>
    </w:rPr>
  </w:style>
  <w:style w:type="character" w:customStyle="1" w:styleId="DateChar">
    <w:name w:val="Date Char"/>
    <w:basedOn w:val="DefaultParagraphFont"/>
    <w:link w:val="Date"/>
    <w:rsid w:val="006C524F"/>
    <w:rPr>
      <w:kern w:val="0"/>
      <w14:ligatures w14:val="none"/>
    </w:rPr>
  </w:style>
  <w:style w:type="paragraph" w:customStyle="1" w:styleId="Abstract">
    <w:name w:val="Abstract"/>
    <w:basedOn w:val="Normal"/>
    <w:next w:val="BodyText"/>
    <w:qFormat/>
    <w:rsid w:val="006C524F"/>
    <w:pPr>
      <w:keepNext/>
      <w:keepLines/>
      <w:spacing w:before="300" w:after="300"/>
    </w:pPr>
    <w:rPr>
      <w:rFonts w:asciiTheme="minorHAnsi" w:eastAsiaTheme="minorHAnsi" w:hAnsiTheme="minorHAnsi"/>
      <w:kern w:val="0"/>
      <w:sz w:val="20"/>
      <w:szCs w:val="20"/>
      <w14:ligatures w14:val="none"/>
    </w:rPr>
  </w:style>
  <w:style w:type="paragraph" w:styleId="BlockText">
    <w:name w:val="Block Text"/>
    <w:basedOn w:val="BodyText"/>
    <w:next w:val="BodyText"/>
    <w:uiPriority w:val="9"/>
    <w:unhideWhenUsed/>
    <w:qFormat/>
    <w:rsid w:val="006C524F"/>
    <w:pPr>
      <w:spacing w:before="100" w:after="100"/>
      <w:ind w:left="480" w:right="480"/>
    </w:pPr>
    <w:rPr>
      <w:rFonts w:asciiTheme="minorHAnsi" w:eastAsiaTheme="minorHAnsi" w:hAnsiTheme="minorHAnsi"/>
      <w:kern w:val="0"/>
      <w:sz w:val="24"/>
      <w14:ligatures w14:val="none"/>
    </w:rPr>
  </w:style>
  <w:style w:type="paragraph" w:styleId="FootnoteText">
    <w:name w:val="footnote text"/>
    <w:basedOn w:val="Normal"/>
    <w:link w:val="FootnoteTextChar"/>
    <w:uiPriority w:val="9"/>
    <w:unhideWhenUsed/>
    <w:qFormat/>
    <w:rsid w:val="006C524F"/>
    <w:pPr>
      <w:spacing w:after="200"/>
    </w:pPr>
    <w:rPr>
      <w:rFonts w:asciiTheme="minorHAnsi" w:eastAsiaTheme="minorHAnsi" w:hAnsiTheme="minorHAnsi"/>
      <w:kern w:val="0"/>
      <w:sz w:val="24"/>
      <w14:ligatures w14:val="none"/>
    </w:rPr>
  </w:style>
  <w:style w:type="character" w:customStyle="1" w:styleId="FootnoteTextChar">
    <w:name w:val="Footnote Text Char"/>
    <w:basedOn w:val="DefaultParagraphFont"/>
    <w:link w:val="FootnoteText"/>
    <w:uiPriority w:val="9"/>
    <w:rsid w:val="006C524F"/>
    <w:rPr>
      <w:kern w:val="0"/>
      <w14:ligatures w14:val="none"/>
    </w:rPr>
  </w:style>
  <w:style w:type="paragraph" w:customStyle="1" w:styleId="DefinitionTerm">
    <w:name w:val="Definition Term"/>
    <w:basedOn w:val="Normal"/>
    <w:next w:val="Definition"/>
    <w:rsid w:val="006C524F"/>
    <w:pPr>
      <w:keepNext/>
      <w:keepLines/>
    </w:pPr>
    <w:rPr>
      <w:rFonts w:asciiTheme="minorHAnsi" w:eastAsiaTheme="minorHAnsi" w:hAnsiTheme="minorHAnsi"/>
      <w:b/>
      <w:kern w:val="0"/>
      <w:sz w:val="24"/>
      <w14:ligatures w14:val="none"/>
    </w:rPr>
  </w:style>
  <w:style w:type="paragraph" w:customStyle="1" w:styleId="Definition">
    <w:name w:val="Definition"/>
    <w:basedOn w:val="Normal"/>
    <w:rsid w:val="006C524F"/>
    <w:pPr>
      <w:spacing w:after="200"/>
    </w:pPr>
    <w:rPr>
      <w:rFonts w:asciiTheme="minorHAnsi" w:eastAsiaTheme="minorHAnsi" w:hAnsiTheme="minorHAnsi"/>
      <w:kern w:val="0"/>
      <w:sz w:val="24"/>
      <w14:ligatures w14:val="none"/>
    </w:rPr>
  </w:style>
  <w:style w:type="paragraph" w:styleId="Caption">
    <w:name w:val="caption"/>
    <w:basedOn w:val="Normal"/>
    <w:link w:val="CaptionChar"/>
    <w:rsid w:val="006C524F"/>
    <w:pPr>
      <w:spacing w:after="120"/>
    </w:pPr>
    <w:rPr>
      <w:rFonts w:asciiTheme="minorHAnsi" w:eastAsiaTheme="minorHAnsi" w:hAnsiTheme="minorHAnsi"/>
      <w:i/>
      <w:kern w:val="0"/>
      <w:sz w:val="24"/>
      <w14:ligatures w14:val="none"/>
    </w:rPr>
  </w:style>
  <w:style w:type="paragraph" w:customStyle="1" w:styleId="TableCaption">
    <w:name w:val="Table Caption"/>
    <w:basedOn w:val="Caption"/>
    <w:rsid w:val="006C524F"/>
    <w:pPr>
      <w:keepNext/>
      <w:spacing w:before="120" w:after="0"/>
    </w:pPr>
  </w:style>
  <w:style w:type="paragraph" w:customStyle="1" w:styleId="ImageCaption">
    <w:name w:val="Image Caption"/>
    <w:basedOn w:val="Caption"/>
    <w:rsid w:val="006C524F"/>
  </w:style>
  <w:style w:type="paragraph" w:customStyle="1" w:styleId="Figure">
    <w:name w:val="Figure"/>
    <w:basedOn w:val="Normal"/>
    <w:rsid w:val="006C524F"/>
    <w:pPr>
      <w:spacing w:after="200"/>
    </w:pPr>
    <w:rPr>
      <w:rFonts w:asciiTheme="minorHAnsi" w:eastAsiaTheme="minorHAnsi" w:hAnsiTheme="minorHAnsi"/>
      <w:kern w:val="0"/>
      <w:sz w:val="24"/>
      <w14:ligatures w14:val="none"/>
    </w:rPr>
  </w:style>
  <w:style w:type="paragraph" w:customStyle="1" w:styleId="CaptionedFigure">
    <w:name w:val="Captioned Figure"/>
    <w:basedOn w:val="Figure"/>
    <w:rsid w:val="006C524F"/>
    <w:pPr>
      <w:keepNext/>
    </w:pPr>
  </w:style>
  <w:style w:type="character" w:customStyle="1" w:styleId="CaptionChar">
    <w:name w:val="Caption Char"/>
    <w:basedOn w:val="DefaultParagraphFont"/>
    <w:link w:val="Caption"/>
    <w:rsid w:val="006C524F"/>
    <w:rPr>
      <w:i/>
      <w:kern w:val="0"/>
      <w14:ligatures w14:val="none"/>
    </w:rPr>
  </w:style>
  <w:style w:type="character" w:customStyle="1" w:styleId="VerbatimChar">
    <w:name w:val="Verbatim Char"/>
    <w:basedOn w:val="CaptionChar"/>
    <w:link w:val="SourceCode"/>
    <w:rsid w:val="006C524F"/>
    <w:rPr>
      <w:rFonts w:ascii="Consolas" w:hAnsi="Consolas"/>
      <w:i/>
      <w:kern w:val="0"/>
      <w:sz w:val="22"/>
      <w:shd w:val="clear" w:color="auto" w:fill="F1F3F5"/>
      <w14:ligatures w14:val="none"/>
    </w:rPr>
  </w:style>
  <w:style w:type="character" w:customStyle="1" w:styleId="SectionNumber">
    <w:name w:val="Section Number"/>
    <w:basedOn w:val="CaptionChar"/>
    <w:rsid w:val="006C524F"/>
    <w:rPr>
      <w:i/>
      <w:kern w:val="0"/>
      <w14:ligatures w14:val="none"/>
    </w:rPr>
  </w:style>
  <w:style w:type="character" w:styleId="FootnoteReference">
    <w:name w:val="footnote reference"/>
    <w:basedOn w:val="CaptionChar"/>
    <w:rsid w:val="006C524F"/>
    <w:rPr>
      <w:i/>
      <w:kern w:val="0"/>
      <w:vertAlign w:val="superscript"/>
      <w14:ligatures w14:val="none"/>
    </w:rPr>
  </w:style>
  <w:style w:type="paragraph" w:styleId="TOCHeading">
    <w:name w:val="TOC Heading"/>
    <w:basedOn w:val="Heading1"/>
    <w:next w:val="BodyText"/>
    <w:uiPriority w:val="39"/>
    <w:unhideWhenUsed/>
    <w:qFormat/>
    <w:rsid w:val="006C524F"/>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6C524F"/>
    <w:pPr>
      <w:shd w:val="clear" w:color="auto" w:fill="F1F3F5"/>
      <w:wordWrap w:val="0"/>
      <w:spacing w:after="200"/>
    </w:pPr>
    <w:rPr>
      <w:rFonts w:ascii="Consolas" w:eastAsiaTheme="minorHAnsi" w:hAnsi="Consolas"/>
      <w:i/>
      <w:kern w:val="0"/>
      <w14:ligatures w14:val="none"/>
    </w:rPr>
  </w:style>
  <w:style w:type="character" w:customStyle="1" w:styleId="KeywordTok">
    <w:name w:val="KeywordTok"/>
    <w:basedOn w:val="VerbatimChar"/>
    <w:rsid w:val="006C524F"/>
    <w:rPr>
      <w:rFonts w:ascii="Consolas" w:hAnsi="Consolas"/>
      <w:i/>
      <w:color w:val="003B4F"/>
      <w:kern w:val="0"/>
      <w:sz w:val="22"/>
      <w:shd w:val="clear" w:color="auto" w:fill="F1F3F5"/>
      <w14:ligatures w14:val="none"/>
    </w:rPr>
  </w:style>
  <w:style w:type="character" w:customStyle="1" w:styleId="DataTypeTok">
    <w:name w:val="DataTypeTok"/>
    <w:basedOn w:val="VerbatimChar"/>
    <w:rsid w:val="006C524F"/>
    <w:rPr>
      <w:rFonts w:ascii="Consolas" w:hAnsi="Consolas"/>
      <w:i/>
      <w:color w:val="AD0000"/>
      <w:kern w:val="0"/>
      <w:sz w:val="22"/>
      <w:shd w:val="clear" w:color="auto" w:fill="F1F3F5"/>
      <w14:ligatures w14:val="none"/>
    </w:rPr>
  </w:style>
  <w:style w:type="character" w:customStyle="1" w:styleId="DecValTok">
    <w:name w:val="DecValTok"/>
    <w:basedOn w:val="VerbatimChar"/>
    <w:rsid w:val="006C524F"/>
    <w:rPr>
      <w:rFonts w:ascii="Consolas" w:hAnsi="Consolas"/>
      <w:i/>
      <w:color w:val="AD0000"/>
      <w:kern w:val="0"/>
      <w:sz w:val="22"/>
      <w:shd w:val="clear" w:color="auto" w:fill="F1F3F5"/>
      <w14:ligatures w14:val="none"/>
    </w:rPr>
  </w:style>
  <w:style w:type="character" w:customStyle="1" w:styleId="BaseNTok">
    <w:name w:val="BaseNTok"/>
    <w:basedOn w:val="VerbatimChar"/>
    <w:rsid w:val="006C524F"/>
    <w:rPr>
      <w:rFonts w:ascii="Consolas" w:hAnsi="Consolas"/>
      <w:i/>
      <w:color w:val="AD0000"/>
      <w:kern w:val="0"/>
      <w:sz w:val="22"/>
      <w:shd w:val="clear" w:color="auto" w:fill="F1F3F5"/>
      <w14:ligatures w14:val="none"/>
    </w:rPr>
  </w:style>
  <w:style w:type="character" w:customStyle="1" w:styleId="FloatTok">
    <w:name w:val="FloatTok"/>
    <w:basedOn w:val="VerbatimChar"/>
    <w:rsid w:val="006C524F"/>
    <w:rPr>
      <w:rFonts w:ascii="Consolas" w:hAnsi="Consolas"/>
      <w:i/>
      <w:color w:val="AD0000"/>
      <w:kern w:val="0"/>
      <w:sz w:val="22"/>
      <w:shd w:val="clear" w:color="auto" w:fill="F1F3F5"/>
      <w14:ligatures w14:val="none"/>
    </w:rPr>
  </w:style>
  <w:style w:type="character" w:customStyle="1" w:styleId="ConstantTok">
    <w:name w:val="ConstantTok"/>
    <w:basedOn w:val="VerbatimChar"/>
    <w:rsid w:val="006C524F"/>
    <w:rPr>
      <w:rFonts w:ascii="Consolas" w:hAnsi="Consolas"/>
      <w:i/>
      <w:color w:val="8F5902"/>
      <w:kern w:val="0"/>
      <w:sz w:val="22"/>
      <w:shd w:val="clear" w:color="auto" w:fill="F1F3F5"/>
      <w14:ligatures w14:val="none"/>
    </w:rPr>
  </w:style>
  <w:style w:type="character" w:customStyle="1" w:styleId="CharTok">
    <w:name w:val="CharTok"/>
    <w:basedOn w:val="VerbatimChar"/>
    <w:rsid w:val="006C524F"/>
    <w:rPr>
      <w:rFonts w:ascii="Consolas" w:hAnsi="Consolas"/>
      <w:i/>
      <w:color w:val="20794D"/>
      <w:kern w:val="0"/>
      <w:sz w:val="22"/>
      <w:shd w:val="clear" w:color="auto" w:fill="F1F3F5"/>
      <w14:ligatures w14:val="none"/>
    </w:rPr>
  </w:style>
  <w:style w:type="character" w:customStyle="1" w:styleId="SpecialCharTok">
    <w:name w:val="SpecialCharTok"/>
    <w:basedOn w:val="VerbatimChar"/>
    <w:rsid w:val="006C524F"/>
    <w:rPr>
      <w:rFonts w:ascii="Consolas" w:hAnsi="Consolas"/>
      <w:i/>
      <w:color w:val="5E5E5E"/>
      <w:kern w:val="0"/>
      <w:sz w:val="22"/>
      <w:shd w:val="clear" w:color="auto" w:fill="F1F3F5"/>
      <w14:ligatures w14:val="none"/>
    </w:rPr>
  </w:style>
  <w:style w:type="character" w:customStyle="1" w:styleId="StringTok">
    <w:name w:val="StringTok"/>
    <w:basedOn w:val="VerbatimChar"/>
    <w:rsid w:val="006C524F"/>
    <w:rPr>
      <w:rFonts w:ascii="Consolas" w:hAnsi="Consolas"/>
      <w:i/>
      <w:color w:val="20794D"/>
      <w:kern w:val="0"/>
      <w:sz w:val="22"/>
      <w:shd w:val="clear" w:color="auto" w:fill="F1F3F5"/>
      <w14:ligatures w14:val="none"/>
    </w:rPr>
  </w:style>
  <w:style w:type="character" w:customStyle="1" w:styleId="VerbatimStringTok">
    <w:name w:val="VerbatimStringTok"/>
    <w:basedOn w:val="VerbatimChar"/>
    <w:rsid w:val="006C524F"/>
    <w:rPr>
      <w:rFonts w:ascii="Consolas" w:hAnsi="Consolas"/>
      <w:i/>
      <w:color w:val="20794D"/>
      <w:kern w:val="0"/>
      <w:sz w:val="22"/>
      <w:shd w:val="clear" w:color="auto" w:fill="F1F3F5"/>
      <w14:ligatures w14:val="none"/>
    </w:rPr>
  </w:style>
  <w:style w:type="character" w:customStyle="1" w:styleId="SpecialStringTok">
    <w:name w:val="SpecialStringTok"/>
    <w:basedOn w:val="VerbatimChar"/>
    <w:rsid w:val="006C524F"/>
    <w:rPr>
      <w:rFonts w:ascii="Consolas" w:hAnsi="Consolas"/>
      <w:i/>
      <w:color w:val="20794D"/>
      <w:kern w:val="0"/>
      <w:sz w:val="22"/>
      <w:shd w:val="clear" w:color="auto" w:fill="F1F3F5"/>
      <w14:ligatures w14:val="none"/>
    </w:rPr>
  </w:style>
  <w:style w:type="character" w:customStyle="1" w:styleId="ImportTok">
    <w:name w:val="ImportTok"/>
    <w:basedOn w:val="VerbatimChar"/>
    <w:rsid w:val="006C524F"/>
    <w:rPr>
      <w:rFonts w:ascii="Consolas" w:hAnsi="Consolas"/>
      <w:i/>
      <w:color w:val="00769E"/>
      <w:kern w:val="0"/>
      <w:sz w:val="22"/>
      <w:shd w:val="clear" w:color="auto" w:fill="F1F3F5"/>
      <w14:ligatures w14:val="none"/>
    </w:rPr>
  </w:style>
  <w:style w:type="character" w:customStyle="1" w:styleId="CommentTok">
    <w:name w:val="CommentTok"/>
    <w:basedOn w:val="VerbatimChar"/>
    <w:rsid w:val="006C524F"/>
    <w:rPr>
      <w:rFonts w:ascii="Consolas" w:hAnsi="Consolas"/>
      <w:i/>
      <w:color w:val="5E5E5E"/>
      <w:kern w:val="0"/>
      <w:sz w:val="22"/>
      <w:shd w:val="clear" w:color="auto" w:fill="F1F3F5"/>
      <w14:ligatures w14:val="none"/>
    </w:rPr>
  </w:style>
  <w:style w:type="character" w:customStyle="1" w:styleId="DocumentationTok">
    <w:name w:val="DocumentationTok"/>
    <w:basedOn w:val="VerbatimChar"/>
    <w:rsid w:val="006C524F"/>
    <w:rPr>
      <w:rFonts w:ascii="Consolas" w:hAnsi="Consolas"/>
      <w:i w:val="0"/>
      <w:color w:val="5E5E5E"/>
      <w:kern w:val="0"/>
      <w:sz w:val="22"/>
      <w:shd w:val="clear" w:color="auto" w:fill="F1F3F5"/>
      <w14:ligatures w14:val="none"/>
    </w:rPr>
  </w:style>
  <w:style w:type="character" w:customStyle="1" w:styleId="AnnotationTok">
    <w:name w:val="AnnotationTok"/>
    <w:basedOn w:val="VerbatimChar"/>
    <w:rsid w:val="006C524F"/>
    <w:rPr>
      <w:rFonts w:ascii="Consolas" w:hAnsi="Consolas"/>
      <w:i/>
      <w:color w:val="5E5E5E"/>
      <w:kern w:val="0"/>
      <w:sz w:val="22"/>
      <w:shd w:val="clear" w:color="auto" w:fill="F1F3F5"/>
      <w14:ligatures w14:val="none"/>
    </w:rPr>
  </w:style>
  <w:style w:type="character" w:customStyle="1" w:styleId="CommentVarTok">
    <w:name w:val="CommentVarTok"/>
    <w:basedOn w:val="VerbatimChar"/>
    <w:rsid w:val="006C524F"/>
    <w:rPr>
      <w:rFonts w:ascii="Consolas" w:hAnsi="Consolas"/>
      <w:i w:val="0"/>
      <w:color w:val="5E5E5E"/>
      <w:kern w:val="0"/>
      <w:sz w:val="22"/>
      <w:shd w:val="clear" w:color="auto" w:fill="F1F3F5"/>
      <w14:ligatures w14:val="none"/>
    </w:rPr>
  </w:style>
  <w:style w:type="character" w:customStyle="1" w:styleId="OtherTok">
    <w:name w:val="OtherTok"/>
    <w:basedOn w:val="VerbatimChar"/>
    <w:rsid w:val="006C524F"/>
    <w:rPr>
      <w:rFonts w:ascii="Consolas" w:hAnsi="Consolas"/>
      <w:i/>
      <w:color w:val="003B4F"/>
      <w:kern w:val="0"/>
      <w:sz w:val="22"/>
      <w:shd w:val="clear" w:color="auto" w:fill="F1F3F5"/>
      <w14:ligatures w14:val="none"/>
    </w:rPr>
  </w:style>
  <w:style w:type="character" w:customStyle="1" w:styleId="FunctionTok">
    <w:name w:val="FunctionTok"/>
    <w:basedOn w:val="VerbatimChar"/>
    <w:rsid w:val="006C524F"/>
    <w:rPr>
      <w:rFonts w:ascii="Consolas" w:hAnsi="Consolas"/>
      <w:i/>
      <w:color w:val="4758AB"/>
      <w:kern w:val="0"/>
      <w:sz w:val="22"/>
      <w:shd w:val="clear" w:color="auto" w:fill="F1F3F5"/>
      <w14:ligatures w14:val="none"/>
    </w:rPr>
  </w:style>
  <w:style w:type="character" w:customStyle="1" w:styleId="VariableTok">
    <w:name w:val="VariableTok"/>
    <w:basedOn w:val="VerbatimChar"/>
    <w:rsid w:val="006C524F"/>
    <w:rPr>
      <w:rFonts w:ascii="Consolas" w:hAnsi="Consolas"/>
      <w:i/>
      <w:color w:val="111111"/>
      <w:kern w:val="0"/>
      <w:sz w:val="22"/>
      <w:shd w:val="clear" w:color="auto" w:fill="F1F3F5"/>
      <w14:ligatures w14:val="none"/>
    </w:rPr>
  </w:style>
  <w:style w:type="character" w:customStyle="1" w:styleId="ControlFlowTok">
    <w:name w:val="ControlFlowTok"/>
    <w:basedOn w:val="VerbatimChar"/>
    <w:rsid w:val="006C524F"/>
    <w:rPr>
      <w:rFonts w:ascii="Consolas" w:hAnsi="Consolas"/>
      <w:i/>
      <w:color w:val="003B4F"/>
      <w:kern w:val="0"/>
      <w:sz w:val="22"/>
      <w:shd w:val="clear" w:color="auto" w:fill="F1F3F5"/>
      <w14:ligatures w14:val="none"/>
    </w:rPr>
  </w:style>
  <w:style w:type="character" w:customStyle="1" w:styleId="OperatorTok">
    <w:name w:val="OperatorTok"/>
    <w:basedOn w:val="VerbatimChar"/>
    <w:rsid w:val="006C524F"/>
    <w:rPr>
      <w:rFonts w:ascii="Consolas" w:hAnsi="Consolas"/>
      <w:i/>
      <w:color w:val="5E5E5E"/>
      <w:kern w:val="0"/>
      <w:sz w:val="22"/>
      <w:shd w:val="clear" w:color="auto" w:fill="F1F3F5"/>
      <w14:ligatures w14:val="none"/>
    </w:rPr>
  </w:style>
  <w:style w:type="character" w:customStyle="1" w:styleId="BuiltInTok">
    <w:name w:val="BuiltInTok"/>
    <w:basedOn w:val="VerbatimChar"/>
    <w:rsid w:val="006C524F"/>
    <w:rPr>
      <w:rFonts w:ascii="Consolas" w:hAnsi="Consolas"/>
      <w:i/>
      <w:color w:val="003B4F"/>
      <w:kern w:val="0"/>
      <w:sz w:val="22"/>
      <w:shd w:val="clear" w:color="auto" w:fill="F1F3F5"/>
      <w14:ligatures w14:val="none"/>
    </w:rPr>
  </w:style>
  <w:style w:type="character" w:customStyle="1" w:styleId="ExtensionTok">
    <w:name w:val="ExtensionTok"/>
    <w:basedOn w:val="VerbatimChar"/>
    <w:rsid w:val="006C524F"/>
    <w:rPr>
      <w:rFonts w:ascii="Consolas" w:hAnsi="Consolas"/>
      <w:i/>
      <w:color w:val="003B4F"/>
      <w:kern w:val="0"/>
      <w:sz w:val="22"/>
      <w:shd w:val="clear" w:color="auto" w:fill="F1F3F5"/>
      <w14:ligatures w14:val="none"/>
    </w:rPr>
  </w:style>
  <w:style w:type="character" w:customStyle="1" w:styleId="PreprocessorTok">
    <w:name w:val="PreprocessorTok"/>
    <w:basedOn w:val="VerbatimChar"/>
    <w:rsid w:val="006C524F"/>
    <w:rPr>
      <w:rFonts w:ascii="Consolas" w:hAnsi="Consolas"/>
      <w:i/>
      <w:color w:val="AD0000"/>
      <w:kern w:val="0"/>
      <w:sz w:val="22"/>
      <w:shd w:val="clear" w:color="auto" w:fill="F1F3F5"/>
      <w14:ligatures w14:val="none"/>
    </w:rPr>
  </w:style>
  <w:style w:type="character" w:customStyle="1" w:styleId="AttributeTok">
    <w:name w:val="AttributeTok"/>
    <w:basedOn w:val="VerbatimChar"/>
    <w:rsid w:val="006C524F"/>
    <w:rPr>
      <w:rFonts w:ascii="Consolas" w:hAnsi="Consolas"/>
      <w:i/>
      <w:color w:val="657422"/>
      <w:kern w:val="0"/>
      <w:sz w:val="22"/>
      <w:shd w:val="clear" w:color="auto" w:fill="F1F3F5"/>
      <w14:ligatures w14:val="none"/>
    </w:rPr>
  </w:style>
  <w:style w:type="character" w:customStyle="1" w:styleId="RegionMarkerTok">
    <w:name w:val="RegionMarkerTok"/>
    <w:basedOn w:val="VerbatimChar"/>
    <w:rsid w:val="006C524F"/>
    <w:rPr>
      <w:rFonts w:ascii="Consolas" w:hAnsi="Consolas"/>
      <w:i/>
      <w:color w:val="003B4F"/>
      <w:kern w:val="0"/>
      <w:sz w:val="22"/>
      <w:shd w:val="clear" w:color="auto" w:fill="F1F3F5"/>
      <w14:ligatures w14:val="none"/>
    </w:rPr>
  </w:style>
  <w:style w:type="character" w:customStyle="1" w:styleId="InformationTok">
    <w:name w:val="InformationTok"/>
    <w:basedOn w:val="VerbatimChar"/>
    <w:rsid w:val="006C524F"/>
    <w:rPr>
      <w:rFonts w:ascii="Consolas" w:hAnsi="Consolas"/>
      <w:i/>
      <w:color w:val="5E5E5E"/>
      <w:kern w:val="0"/>
      <w:sz w:val="22"/>
      <w:shd w:val="clear" w:color="auto" w:fill="F1F3F5"/>
      <w14:ligatures w14:val="none"/>
    </w:rPr>
  </w:style>
  <w:style w:type="character" w:customStyle="1" w:styleId="WarningTok">
    <w:name w:val="WarningTok"/>
    <w:basedOn w:val="VerbatimChar"/>
    <w:rsid w:val="006C524F"/>
    <w:rPr>
      <w:rFonts w:ascii="Consolas" w:hAnsi="Consolas"/>
      <w:i w:val="0"/>
      <w:color w:val="5E5E5E"/>
      <w:kern w:val="0"/>
      <w:sz w:val="22"/>
      <w:shd w:val="clear" w:color="auto" w:fill="F1F3F5"/>
      <w14:ligatures w14:val="none"/>
    </w:rPr>
  </w:style>
  <w:style w:type="character" w:customStyle="1" w:styleId="AlertTok">
    <w:name w:val="AlertTok"/>
    <w:basedOn w:val="VerbatimChar"/>
    <w:rsid w:val="006C524F"/>
    <w:rPr>
      <w:rFonts w:ascii="Consolas" w:hAnsi="Consolas"/>
      <w:i/>
      <w:color w:val="AD0000"/>
      <w:kern w:val="0"/>
      <w:sz w:val="22"/>
      <w:shd w:val="clear" w:color="auto" w:fill="F1F3F5"/>
      <w14:ligatures w14:val="none"/>
    </w:rPr>
  </w:style>
  <w:style w:type="character" w:customStyle="1" w:styleId="ErrorTok">
    <w:name w:val="ErrorTok"/>
    <w:basedOn w:val="VerbatimChar"/>
    <w:rsid w:val="006C524F"/>
    <w:rPr>
      <w:rFonts w:ascii="Consolas" w:hAnsi="Consolas"/>
      <w:i/>
      <w:color w:val="AD0000"/>
      <w:kern w:val="0"/>
      <w:sz w:val="22"/>
      <w:shd w:val="clear" w:color="auto" w:fill="F1F3F5"/>
      <w14:ligatures w14:val="none"/>
    </w:rPr>
  </w:style>
  <w:style w:type="character" w:customStyle="1" w:styleId="NormalTok">
    <w:name w:val="NormalTok"/>
    <w:basedOn w:val="VerbatimChar"/>
    <w:rsid w:val="006C524F"/>
    <w:rPr>
      <w:rFonts w:ascii="Consolas" w:hAnsi="Consolas"/>
      <w:i/>
      <w:color w:val="003B4F"/>
      <w:kern w:val="0"/>
      <w:sz w:val="22"/>
      <w:shd w:val="clear" w:color="auto" w:fill="F1F3F5"/>
      <w14:ligatures w14:val="none"/>
    </w:rPr>
  </w:style>
  <w:style w:type="paragraph" w:styleId="TOC1">
    <w:name w:val="toc 1"/>
    <w:basedOn w:val="Normal"/>
    <w:next w:val="Normal"/>
    <w:autoRedefine/>
    <w:uiPriority w:val="39"/>
    <w:unhideWhenUsed/>
    <w:rsid w:val="006C524F"/>
    <w:pPr>
      <w:tabs>
        <w:tab w:val="right" w:leader="dot" w:pos="9622"/>
      </w:tabs>
      <w:spacing w:after="100"/>
    </w:pPr>
    <w:rPr>
      <w:rFonts w:asciiTheme="minorHAnsi" w:eastAsiaTheme="minorHAnsi" w:hAnsiTheme="minorHAnsi"/>
      <w:kern w:val="0"/>
      <w:sz w:val="24"/>
      <w14:ligatures w14:val="none"/>
    </w:rPr>
  </w:style>
  <w:style w:type="paragraph" w:styleId="TOC2">
    <w:name w:val="toc 2"/>
    <w:basedOn w:val="Normal"/>
    <w:next w:val="Normal"/>
    <w:autoRedefine/>
    <w:uiPriority w:val="39"/>
    <w:unhideWhenUsed/>
    <w:rsid w:val="006C524F"/>
    <w:pPr>
      <w:spacing w:after="100"/>
      <w:ind w:left="240"/>
    </w:pPr>
    <w:rPr>
      <w:rFonts w:asciiTheme="minorHAnsi" w:eastAsiaTheme="minorHAnsi" w:hAnsiTheme="minorHAnsi"/>
      <w:kern w:val="0"/>
      <w:sz w:val="24"/>
      <w14:ligatures w14:val="none"/>
    </w:rPr>
  </w:style>
  <w:style w:type="paragraph" w:styleId="TOC3">
    <w:name w:val="toc 3"/>
    <w:basedOn w:val="Normal"/>
    <w:next w:val="Normal"/>
    <w:autoRedefine/>
    <w:uiPriority w:val="39"/>
    <w:unhideWhenUsed/>
    <w:rsid w:val="006C524F"/>
    <w:pPr>
      <w:spacing w:after="100"/>
      <w:ind w:left="480"/>
    </w:pPr>
    <w:rPr>
      <w:rFonts w:asciiTheme="minorHAnsi" w:eastAsiaTheme="minorHAnsi" w:hAnsiTheme="minorHAnsi"/>
      <w:kern w:val="0"/>
      <w:sz w:val="24"/>
      <w14:ligatures w14:val="none"/>
    </w:rPr>
  </w:style>
  <w:style w:type="character" w:styleId="FollowedHyperlink">
    <w:name w:val="FollowedHyperlink"/>
    <w:basedOn w:val="DefaultParagraphFont"/>
    <w:uiPriority w:val="99"/>
    <w:semiHidden/>
    <w:unhideWhenUsed/>
    <w:rsid w:val="006C52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59648">
      <w:bodyDiv w:val="1"/>
      <w:marLeft w:val="0"/>
      <w:marRight w:val="0"/>
      <w:marTop w:val="0"/>
      <w:marBottom w:val="0"/>
      <w:divBdr>
        <w:top w:val="none" w:sz="0" w:space="0" w:color="auto"/>
        <w:left w:val="none" w:sz="0" w:space="0" w:color="auto"/>
        <w:bottom w:val="none" w:sz="0" w:space="0" w:color="auto"/>
        <w:right w:val="none" w:sz="0" w:space="0" w:color="auto"/>
      </w:divBdr>
    </w:div>
    <w:div w:id="1696806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962280216683570" TargetMode="External"/><Relationship Id="rId21" Type="http://schemas.openxmlformats.org/officeDocument/2006/relationships/hyperlink" Target="https://doi.org/10.1016/S2215-0366(19)30097-5" TargetMode="External"/><Relationship Id="rId42" Type="http://schemas.openxmlformats.org/officeDocument/2006/relationships/hyperlink" Target="https://CRAN.R-project.org/package=broom" TargetMode="External"/><Relationship Id="rId47" Type="http://schemas.openxmlformats.org/officeDocument/2006/relationships/hyperlink" Target="https://CRAN.R-project.org/package=dplyr" TargetMode="External"/><Relationship Id="rId63" Type="http://schemas.openxmlformats.org/officeDocument/2006/relationships/hyperlink" Target="https://doi.org/10.1007/b98882" TargetMode="External"/><Relationship Id="rId68" Type="http://schemas.openxmlformats.org/officeDocument/2006/relationships/hyperlink" Target="https://CRAN.R-project.org/package=readxl"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doi.org/10.1136/bmj.o2244" TargetMode="External"/><Relationship Id="rId37" Type="http://schemas.openxmlformats.org/officeDocument/2006/relationships/hyperlink" Target="https://doi.org/10.1136/bmjopen-2021-058279" TargetMode="External"/><Relationship Id="rId53" Type="http://schemas.openxmlformats.org/officeDocument/2006/relationships/hyperlink" Target="https://CRAN.R-project.org/package=Hmisc" TargetMode="External"/><Relationship Id="rId58" Type="http://schemas.openxmlformats.org/officeDocument/2006/relationships/hyperlink" Target="https://CRAN.R-project.org/doc/Rnews/" TargetMode="External"/><Relationship Id="rId74" Type="http://schemas.openxmlformats.org/officeDocument/2006/relationships/hyperlink" Target="https://CRAN.R-project.org/package=tidyr" TargetMode="External"/><Relationship Id="rId79" Type="http://schemas.openxmlformats.org/officeDocument/2006/relationships/hyperlink" Target="https://doi.org/10.1186/s12913-018-2985-1" TargetMode="External"/><Relationship Id="rId5" Type="http://schemas.openxmlformats.org/officeDocument/2006/relationships/webSettings" Target="webSettings.xml"/><Relationship Id="rId61" Type="http://schemas.openxmlformats.org/officeDocument/2006/relationships/hyperlink" Target="https://doi.org/10.18637/jss.v045.i03" TargetMode="External"/><Relationship Id="rId82" Type="http://schemas.openxmlformats.org/officeDocument/2006/relationships/theme" Target="theme/theme1.xml"/><Relationship Id="rId19" Type="http://schemas.openxmlformats.org/officeDocument/2006/relationships/hyperlink" Target="https://doi.org/10.1016/j.drugalcdep.2005.05.015" TargetMode="External"/><Relationship Id="rId14" Type="http://schemas.openxmlformats.org/officeDocument/2006/relationships/image" Target="media/image5.png"/><Relationship Id="rId22" Type="http://schemas.openxmlformats.org/officeDocument/2006/relationships/hyperlink" Target="https://doi.org/10.1007/s41669-018-0068-1" TargetMode="External"/><Relationship Id="rId27" Type="http://schemas.openxmlformats.org/officeDocument/2006/relationships/hyperlink" Target="https://doi.org/10.1002/sim.7956" TargetMode="External"/><Relationship Id="rId30" Type="http://schemas.openxmlformats.org/officeDocument/2006/relationships/hyperlink" Target="https://doi.org/10.1258/1355819042250249" TargetMode="External"/><Relationship Id="rId35" Type="http://schemas.openxmlformats.org/officeDocument/2006/relationships/hyperlink" Target="https://doi.org/10.2165/00019053-200826090-00009" TargetMode="External"/><Relationship Id="rId43" Type="http://schemas.openxmlformats.org/officeDocument/2006/relationships/hyperlink" Target="https://CRAN.R-project.org/package=broom.mixed" TargetMode="External"/><Relationship Id="rId48" Type="http://schemas.openxmlformats.org/officeDocument/2006/relationships/hyperlink" Target="https://CRAN.R-project.org/package=eq5d" TargetMode="External"/><Relationship Id="rId56" Type="http://schemas.openxmlformats.org/officeDocument/2006/relationships/hyperlink" Target="https://yihui.org/knitr/" TargetMode="External"/><Relationship Id="rId64" Type="http://schemas.openxmlformats.org/officeDocument/2006/relationships/hyperlink" Target="https://CRAN.R-project.org/package=purrr" TargetMode="External"/><Relationship Id="rId69" Type="http://schemas.openxmlformats.org/officeDocument/2006/relationships/hyperlink" Target="https://doi.org/10.32614/RJ-2021-048" TargetMode="External"/><Relationship Id="rId77" Type="http://schemas.openxmlformats.org/officeDocument/2006/relationships/hyperlink" Target="https://doi.org/10.18637/jss.v014.i06" TargetMode="External"/><Relationship Id="rId8" Type="http://schemas.openxmlformats.org/officeDocument/2006/relationships/header" Target="header1.xml"/><Relationship Id="rId51" Type="http://schemas.openxmlformats.org/officeDocument/2006/relationships/hyperlink" Target="https://ggplot2.tidyverse.org" TargetMode="External"/><Relationship Id="rId72" Type="http://schemas.openxmlformats.org/officeDocument/2006/relationships/hyperlink" Target="https://www.jstatsoft.org/v23/i04/"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7/s11136-014-0837-y" TargetMode="External"/><Relationship Id="rId33" Type="http://schemas.openxmlformats.org/officeDocument/2006/relationships/hyperlink" Target="https://doi.org/10.1002/hec.635" TargetMode="External"/><Relationship Id="rId38" Type="http://schemas.openxmlformats.org/officeDocument/2006/relationships/hyperlink" Target="https://doi.org/10.1186/s12955-015-0356-8" TargetMode="External"/><Relationship Id="rId46" Type="http://schemas.openxmlformats.org/officeDocument/2006/relationships/hyperlink" Target="https://CRAN.R-project.org/package=coxed" TargetMode="External"/><Relationship Id="rId59" Type="http://schemas.openxmlformats.org/officeDocument/2006/relationships/hyperlink" Target="https://www.jstatsoft.org/v40/i03/" TargetMode="External"/><Relationship Id="rId67" Type="http://schemas.openxmlformats.org/officeDocument/2006/relationships/hyperlink" Target="https://CRAN.R-project.org/package=readr" TargetMode="External"/><Relationship Id="rId20" Type="http://schemas.openxmlformats.org/officeDocument/2006/relationships/hyperlink" Target="https://doi.org/10.1192/bjp.bp.112.111583" TargetMode="External"/><Relationship Id="rId41" Type="http://schemas.openxmlformats.org/officeDocument/2006/relationships/hyperlink" Target="https://doi.org/10.18637/jss.v045.i07" TargetMode="External"/><Relationship Id="rId54" Type="http://schemas.openxmlformats.org/officeDocument/2006/relationships/hyperlink" Target="https://CRAN.R-project.org/package=janitor" TargetMode="External"/><Relationship Id="rId62" Type="http://schemas.openxmlformats.org/officeDocument/2006/relationships/hyperlink" Target="https://www.stamats.de" TargetMode="External"/><Relationship Id="rId70" Type="http://schemas.openxmlformats.org/officeDocument/2006/relationships/hyperlink" Target="https://CRAN.R-project.org/package=rms" TargetMode="External"/><Relationship Id="rId75" Type="http://schemas.openxmlformats.org/officeDocument/2006/relationships/hyperlink" Target="https://doi.org/10.21105/joss.0168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1002/hec.3564" TargetMode="External"/><Relationship Id="rId28" Type="http://schemas.openxmlformats.org/officeDocument/2006/relationships/hyperlink" Target="https://doi.org/10.1016/j.jval.2015.02.001" TargetMode="External"/><Relationship Id="rId36" Type="http://schemas.openxmlformats.org/officeDocument/2006/relationships/hyperlink" Target="https://doi.org/10.1111/add.14059" TargetMode="External"/><Relationship Id="rId49" Type="http://schemas.openxmlformats.org/officeDocument/2006/relationships/hyperlink" Target="https://CRAN.R-project.org/package=forcats" TargetMode="External"/><Relationship Id="rId57" Type="http://schemas.openxmlformats.org/officeDocument/2006/relationships/hyperlink" Target="https://doi.org/10.18637/jss.v067.i01" TargetMode="External"/><Relationship Id="rId10" Type="http://schemas.openxmlformats.org/officeDocument/2006/relationships/image" Target="media/image1.png"/><Relationship Id="rId31" Type="http://schemas.openxmlformats.org/officeDocument/2006/relationships/hyperlink" Target="https://doi.org/10.1111/j.1365-2753.2006.00610.x" TargetMode="External"/><Relationship Id="rId44" Type="http://schemas.openxmlformats.org/officeDocument/2006/relationships/hyperlink" Target="https://socialsciences.mcmaster.ca/jfox/Books/Companion/" TargetMode="External"/><Relationship Id="rId52" Type="http://schemas.openxmlformats.org/officeDocument/2006/relationships/hyperlink" Target="https://CRAN.R-project.org/package=haven" TargetMode="External"/><Relationship Id="rId60" Type="http://schemas.openxmlformats.org/officeDocument/2006/relationships/hyperlink" Target="https://CRAN.R-project.org/package=Matrix" TargetMode="External"/><Relationship Id="rId65" Type="http://schemas.openxmlformats.org/officeDocument/2006/relationships/hyperlink" Target="https://doi.org/10.18637/jss.v040.i08" TargetMode="External"/><Relationship Id="rId73" Type="http://schemas.openxmlformats.org/officeDocument/2006/relationships/hyperlink" Target="https://CRAN.R-project.org/package=tibble" TargetMode="External"/><Relationship Id="rId78" Type="http://schemas.openxmlformats.org/officeDocument/2006/relationships/hyperlink" Target="https://doi.org/10.3310/hta11090"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yperlink" Target="https://doi.org/10.1016/J.JVAL.2021.10.008" TargetMode="External"/><Relationship Id="rId39" Type="http://schemas.openxmlformats.org/officeDocument/2006/relationships/hyperlink" Target="https://doi.org/10.1001/jamainternmed.2018.1052" TargetMode="External"/><Relationship Id="rId34" Type="http://schemas.openxmlformats.org/officeDocument/2006/relationships/hyperlink" Target="https://doi.org/10.1002/hec.678" TargetMode="External"/><Relationship Id="rId50" Type="http://schemas.openxmlformats.org/officeDocument/2006/relationships/hyperlink" Target="https://CRAN.R-project.org/package=furrr" TargetMode="External"/><Relationship Id="rId55" Type="http://schemas.openxmlformats.org/officeDocument/2006/relationships/hyperlink" Target="https://CRAN.R-project.org/package=kableExtra" TargetMode="External"/><Relationship Id="rId76" Type="http://schemas.openxmlformats.org/officeDocument/2006/relationships/hyperlink" Target="https://CRAN.R-project.org/package=writexl" TargetMode="External"/><Relationship Id="rId7" Type="http://schemas.openxmlformats.org/officeDocument/2006/relationships/endnotes" Target="endnotes.xml"/><Relationship Id="rId71" Type="http://schemas.openxmlformats.org/officeDocument/2006/relationships/hyperlink" Target="https://CRAN.R-project.org/package=stringr" TargetMode="External"/><Relationship Id="rId2" Type="http://schemas.openxmlformats.org/officeDocument/2006/relationships/numbering" Target="numbering.xml"/><Relationship Id="rId29" Type="http://schemas.openxmlformats.org/officeDocument/2006/relationships/hyperlink" Target="https://doi.org/10.1002/HEC.944" TargetMode="External"/><Relationship Id="rId24" Type="http://schemas.openxmlformats.org/officeDocument/2006/relationships/hyperlink" Target="https://doi.org/10.1007/s40273-018-0650-5" TargetMode="External"/><Relationship Id="rId40" Type="http://schemas.openxmlformats.org/officeDocument/2006/relationships/hyperlink" Target="https://www.R-project.org/" TargetMode="External"/><Relationship Id="rId45" Type="http://schemas.openxmlformats.org/officeDocument/2006/relationships/hyperlink" Target="https://CRAN.R-project.org/package=carData" TargetMode="External"/><Relationship Id="rId66" Type="http://schemas.openxmlformats.org/officeDocument/2006/relationships/hyperlink" Target="https://doi.org/10.1080/00031305.2017.13759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F59A1-3CF6-544A-A41E-9D4B73270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12036</Words>
  <Characters>68968</Characters>
  <Application>Microsoft Office Word</Application>
  <DocSecurity>0</DocSecurity>
  <Lines>1044</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Marsden, John</dc:creator>
  <cp:keywords/>
  <dc:description/>
  <cp:lastModifiedBy>John Marsden</cp:lastModifiedBy>
  <cp:revision>4</cp:revision>
  <cp:lastPrinted>2023-04-14T12:05:00Z</cp:lastPrinted>
  <dcterms:created xsi:type="dcterms:W3CDTF">2023-10-18T10:00:00Z</dcterms:created>
  <dcterms:modified xsi:type="dcterms:W3CDTF">2023-10-18T11:00:00Z</dcterms:modified>
</cp:coreProperties>
</file>